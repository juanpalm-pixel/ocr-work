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12FE" w14:textId="5922025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右，</w:t>
      </w:r>
      <w:del w:id="0" w:author="Guangyu Zhu" w:date="2025-12-21T21:00:00Z" w16du:dateUtc="2025-12-21T13:00:00Z">
        <w:r w:rsidRPr="009E17BD" w:rsidDel="009E17BD">
          <w:rPr>
            <w:rFonts w:ascii="宋体" w:eastAsia="宋体" w:hAnsi="宋体" w:hint="eastAsia"/>
            <w:sz w:val="30"/>
            <w:szCs w:val="30"/>
          </w:rPr>
          <w:delText>虚</w:delText>
        </w:r>
      </w:del>
      <w:ins w:id="1" w:author="Guangyu Zhu" w:date="2025-12-21T21:00:00Z" w16du:dateUtc="2025-12-21T13:00:00Z">
        <w:r>
          <w:rPr>
            <w:rFonts w:ascii="宋体" w:eastAsia="宋体" w:hAnsi="宋体" w:hint="eastAsia"/>
            <w:sz w:val="30"/>
            <w:szCs w:val="30"/>
          </w:rPr>
          <w:t>虛</w:t>
        </w:r>
      </w:ins>
      <w:r w:rsidRPr="009E17BD">
        <w:rPr>
          <w:rFonts w:ascii="宋体" w:eastAsia="宋体" w:hAnsi="宋体" w:hint="eastAsia"/>
          <w:sz w:val="30"/>
          <w:szCs w:val="30"/>
        </w:rPr>
        <w:t>城也，可</w:t>
      </w:r>
      <w:bookmarkStart w:id="2" w:name="_Hlk217243395"/>
      <w:ins w:id="3" w:author="Guangyu Zhu" w:date="2025-12-21T21:02:00Z" w16du:dateUtc="2025-12-21T13:02:00Z">
        <w:r w:rsidR="0003568A" w:rsidRPr="0003568A">
          <w:rPr>
            <w:rFonts w:ascii="SimSun-ExtB" w:eastAsia="SimSun-ExtB" w:hAnsi="SimSun-ExtB" w:cs="SimSun-ExtB" w:hint="eastAsia"/>
            <w:sz w:val="30"/>
            <w:szCs w:val="30"/>
          </w:rPr>
          <w:t>𣪠</w:t>
        </w:r>
      </w:ins>
      <w:bookmarkEnd w:id="2"/>
      <w:r w:rsidRPr="009E17BD">
        <w:rPr>
          <w:rFonts w:ascii="宋体" w:eastAsia="宋体" w:hAnsi="宋体" w:hint="eastAsia"/>
          <w:sz w:val="30"/>
          <w:szCs w:val="30"/>
        </w:rPr>
        <w:t>（擊）也。”</w:t>
      </w:r>
    </w:p>
    <w:p w14:paraId="48E46E7E" w14:textId="5195B96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《雄牝城》：“城前亢山，倍（背）名谷，前高後下者，牝城也，可</w:t>
      </w:r>
      <w:ins w:id="4" w:author="Guangyu Zhu" w:date="2025-12-21T21:03:00Z" w16du:dateUtc="2025-12-21T13:03:00Z">
        <w:r w:rsidR="0003568A" w:rsidRPr="0003568A">
          <w:rPr>
            <w:rFonts w:ascii="SimSun-ExtB" w:eastAsia="SimSun-ExtB" w:hAnsi="SimSun-ExtB" w:cs="SimSun-ExtB" w:hint="eastAsia"/>
            <w:sz w:val="30"/>
            <w:szCs w:val="30"/>
          </w:rPr>
          <w:t>𣪠</w:t>
        </w:r>
      </w:ins>
      <w:r w:rsidRPr="009E17BD">
        <w:rPr>
          <w:rFonts w:ascii="宋体" w:eastAsia="宋体" w:hAnsi="宋体" w:hint="eastAsia"/>
          <w:sz w:val="30"/>
          <w:szCs w:val="30"/>
        </w:rPr>
        <w:t>（擊）也。”</w:t>
      </w:r>
    </w:p>
    <w:p w14:paraId="7E6FB7E7" w14:textId="1AAAF7A6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《占書》：“天德</w:t>
      </w:r>
      <w:ins w:id="5" w:author="Guangyu Zhu" w:date="2025-12-21T21:03:00Z" w16du:dateUtc="2025-12-21T13:03:00Z">
        <w:r w:rsidR="0003568A" w:rsidRPr="0003568A">
          <w:rPr>
            <w:rFonts w:ascii="SimSun-ExtB" w:eastAsia="SimSun-ExtB" w:hAnsi="SimSun-ExtB" w:cs="SimSun-ExtB" w:hint="eastAsia"/>
            <w:sz w:val="30"/>
            <w:szCs w:val="30"/>
          </w:rPr>
          <w:t>𫅓</w:t>
        </w:r>
      </w:ins>
      <w:r w:rsidRPr="009E17BD">
        <w:rPr>
          <w:rFonts w:ascii="宋体" w:eastAsia="宋体" w:hAnsi="宋体" w:hint="eastAsia"/>
          <w:sz w:val="30"/>
          <w:szCs w:val="30"/>
        </w:rPr>
        <w:t>鈞侵（祲）恙（祥），件而倍（背）眾，侍（恃）強以幸殆於天下者，雖勝其民，不有其土。”</w:t>
      </w:r>
    </w:p>
    <w:p w14:paraId="1EEF1AD9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《周馴》：“二子已發（廢），夷吾乃代，棄德反施，無仁而善倍（背）。”</w:t>
      </w:r>
    </w:p>
    <w:p w14:paraId="55E5A91C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《趙正書》：“夫逆天道而倍（背）其鬼神，【社稷】之神零福。”</w:t>
      </w:r>
    </w:p>
    <w:p w14:paraId="66956C70" w14:textId="61981E5B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《趙正書》：“燕王喜而（以）</w:t>
      </w:r>
      <w:del w:id="6" w:author="Guangyu Zhu" w:date="2025-12-21T21:04:00Z" w16du:dateUtc="2025-12-21T13:04:00Z">
        <w:r w:rsidRPr="009E17BD" w:rsidDel="0003568A">
          <w:rPr>
            <w:rFonts w:ascii="宋体" w:eastAsia="宋体" w:hAnsi="宋体" w:hint="eastAsia"/>
            <w:sz w:val="30"/>
            <w:szCs w:val="30"/>
          </w:rPr>
          <w:delText>轲</w:delText>
        </w:r>
      </w:del>
      <w:ins w:id="7" w:author="Guangyu Zhu" w:date="2025-12-21T21:04:00Z" w16du:dateUtc="2025-12-21T13:04:00Z">
        <w:r w:rsidR="0003568A" w:rsidRPr="0003568A">
          <w:rPr>
            <w:rFonts w:ascii="SimSun-ExtB" w:eastAsia="SimSun-ExtB" w:hAnsi="SimSun-ExtB" w:cs="SimSun-ExtB" w:hint="eastAsia"/>
            <w:sz w:val="30"/>
            <w:szCs w:val="30"/>
          </w:rPr>
          <w:t>𩊆</w:t>
        </w:r>
      </w:ins>
      <w:r w:rsidRPr="009E17BD">
        <w:rPr>
          <w:rFonts w:ascii="宋体" w:eastAsia="宋体" w:hAnsi="宋体" w:hint="eastAsia"/>
          <w:sz w:val="30"/>
          <w:szCs w:val="30"/>
        </w:rPr>
        <w:t>（軻）之謀而倍（背）秦之約。”</w:t>
      </w:r>
    </w:p>
    <w:p w14:paraId="7B766662" w14:textId="77777777" w:rsidR="0003568A" w:rsidRDefault="009E17BD" w:rsidP="009E17BD">
      <w:pPr>
        <w:rPr>
          <w:ins w:id="8" w:author="Guangyu Zhu" w:date="2025-12-21T21:04:00Z" w16du:dateUtc="2025-12-21T13:04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《反淫》：“臨深谿，倍（背）槁楊。”</w:t>
      </w:r>
    </w:p>
    <w:p w14:paraId="0D6DF9A7" w14:textId="0C217AF3" w:rsidR="009E17BD" w:rsidRPr="0003568A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9" w:author="Guangyu Zhu" w:date="2025-12-21T21:04:00Z" w16du:dateUtc="2025-12-21T13:0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03568A">
        <w:rPr>
          <w:rFonts w:ascii="宋体" w:eastAsia="宋体" w:hAnsi="宋体" w:hint="eastAsia"/>
          <w:b/>
          <w:bCs/>
          <w:sz w:val="30"/>
          <w:szCs w:val="30"/>
          <w:rPrChange w:id="10" w:author="Guangyu Zhu" w:date="2025-12-21T21:04:00Z" w16du:dateUtc="2025-12-21T13:04:00Z">
            <w:rPr>
              <w:rFonts w:ascii="宋体" w:eastAsia="宋体" w:hAnsi="宋体" w:hint="eastAsia"/>
              <w:sz w:val="30"/>
              <w:szCs w:val="30"/>
            </w:rPr>
          </w:rPrChange>
        </w:rPr>
        <w:t>剖與蔀</w:t>
      </w:r>
    </w:p>
    <w:p w14:paraId="4F0F43E6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《帛易·豐》：“六二，豐其剖（蔀），日中見斗，往得疑</w:t>
      </w:r>
      <w:r w:rsidRPr="0003568A">
        <w:rPr>
          <w:rFonts w:ascii="宋体" w:eastAsia="宋体" w:hAnsi="宋体" w:hint="eastAsia"/>
          <w:sz w:val="30"/>
          <w:szCs w:val="30"/>
          <w:bdr w:val="single" w:sz="4" w:space="0" w:color="auto"/>
          <w:rPrChange w:id="11" w:author="Guangyu Zhu" w:date="2025-12-21T21:05:00Z" w16du:dateUtc="2025-12-21T13:05:00Z">
            <w:rPr>
              <w:rFonts w:ascii="宋体" w:eastAsia="宋体" w:hAnsi="宋体" w:hint="eastAsia"/>
              <w:sz w:val="30"/>
              <w:szCs w:val="30"/>
            </w:rPr>
          </w:rPrChange>
        </w:rPr>
        <w:t>疾</w:t>
      </w:r>
      <w:r w:rsidRPr="009E17BD">
        <w:rPr>
          <w:rFonts w:ascii="宋体" w:eastAsia="宋体" w:hAnsi="宋体" w:hint="eastAsia"/>
          <w:sz w:val="30"/>
          <w:szCs w:val="30"/>
        </w:rPr>
        <w:t>，有復（孚），洫（發）若，吉。”</w:t>
      </w:r>
    </w:p>
    <w:p w14:paraId="17ACAC4B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《帛易·豐》：“九四，豐其剖（蔀），日中見斗，禺（遇）其夷主，吉。”</w:t>
      </w:r>
    </w:p>
    <w:p w14:paraId="565A75A3" w14:textId="02894984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《帛易·豐》：“尚（上）六，豐其屋，剖（蔀）其家，閨（闚）其戶，</w:t>
      </w:r>
      <w:del w:id="12" w:author="Guangyu Zhu" w:date="2025-12-21T21:06:00Z" w16du:dateUtc="2025-12-21T13:06:00Z">
        <w:r w:rsidRPr="009E17BD" w:rsidDel="0003568A">
          <w:rPr>
            <w:rFonts w:ascii="宋体" w:eastAsia="宋体" w:hAnsi="宋体" w:hint="eastAsia"/>
            <w:sz w:val="30"/>
            <w:szCs w:val="30"/>
          </w:rPr>
          <w:delText>焽</w:delText>
        </w:r>
      </w:del>
      <w:ins w:id="13" w:author="Guangyu Zhu" w:date="2025-12-21T21:07:00Z" w16du:dateUtc="2025-12-21T13:07:00Z">
        <w:r w:rsidR="0003568A" w:rsidRPr="0003568A">
          <w:rPr>
            <w:rFonts w:ascii="宋体" w:eastAsia="宋体" w:hAnsi="宋体" w:hint="eastAsia"/>
            <w:sz w:val="30"/>
            <w:szCs w:val="30"/>
          </w:rPr>
          <w:t>⿱明大</w:t>
        </w:r>
      </w:ins>
      <w:r w:rsidRPr="009E17BD">
        <w:rPr>
          <w:rFonts w:ascii="宋体" w:eastAsia="宋体" w:hAnsi="宋体" w:hint="eastAsia"/>
          <w:sz w:val="30"/>
          <w:szCs w:val="30"/>
        </w:rPr>
        <w:t>&lt;瞁（闃）&gt;其无人，三歲不遂，兇（凶）。”</w:t>
      </w:r>
    </w:p>
    <w:p w14:paraId="675FD77D" w14:textId="77777777" w:rsidR="009E17BD" w:rsidRPr="0003568A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14" w:author="Guangyu Zhu" w:date="2025-12-21T21:07:00Z" w16du:dateUtc="2025-12-21T13:0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03568A">
        <w:rPr>
          <w:rFonts w:ascii="宋体" w:eastAsia="宋体" w:hAnsi="宋体" w:hint="eastAsia"/>
          <w:b/>
          <w:bCs/>
          <w:sz w:val="30"/>
          <w:szCs w:val="30"/>
          <w:rPrChange w:id="15" w:author="Guangyu Zhu" w:date="2025-12-21T21:07:00Z" w16du:dateUtc="2025-12-21T13:07:00Z">
            <w:rPr>
              <w:rFonts w:ascii="宋体" w:eastAsia="宋体" w:hAnsi="宋体" w:hint="eastAsia"/>
              <w:sz w:val="30"/>
              <w:szCs w:val="30"/>
            </w:rPr>
          </w:rPrChange>
        </w:rPr>
        <w:t>掊與背</w:t>
      </w:r>
    </w:p>
    <w:p w14:paraId="62DAB81D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《戰國二六》：“必不能掊（背）粱（梁）、黃、濟陽陰、睢陽而攻單父。”</w:t>
      </w:r>
    </w:p>
    <w:p w14:paraId="7BD62B57" w14:textId="255828B2" w:rsidR="009E17BD" w:rsidRPr="0003568A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16" w:author="Guangyu Zhu" w:date="2025-12-21T21:07:00Z" w16du:dateUtc="2025-12-21T13:0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del w:id="17" w:author="Guangyu Zhu" w:date="2025-12-21T21:07:00Z" w16du:dateUtc="2025-12-21T13:07:00Z">
        <w:r w:rsidRPr="0003568A" w:rsidDel="0003568A">
          <w:rPr>
            <w:rFonts w:ascii="宋体" w:eastAsia="宋体" w:hAnsi="宋体" w:hint="eastAsia"/>
            <w:b/>
            <w:bCs/>
            <w:sz w:val="30"/>
            <w:szCs w:val="30"/>
            <w:rPrChange w:id="18" w:author="Guangyu Zhu" w:date="2025-12-21T21:07:00Z" w16du:dateUtc="2025-12-21T13:0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愔</w:delText>
        </w:r>
      </w:del>
      <w:ins w:id="19" w:author="Guangyu Zhu" w:date="2025-12-21T21:07:00Z" w16du:dateUtc="2025-12-21T13:07:00Z">
        <w:r w:rsidR="0003568A">
          <w:rPr>
            <w:rFonts w:ascii="宋体" w:eastAsia="宋体" w:hAnsi="宋体" w:hint="eastAsia"/>
            <w:b/>
            <w:bCs/>
            <w:sz w:val="30"/>
            <w:szCs w:val="30"/>
          </w:rPr>
          <w:t>㥉</w:t>
        </w:r>
      </w:ins>
      <w:r w:rsidRPr="0003568A">
        <w:rPr>
          <w:rFonts w:ascii="宋体" w:eastAsia="宋体" w:hAnsi="宋体" w:hint="eastAsia"/>
          <w:b/>
          <w:bCs/>
          <w:sz w:val="30"/>
          <w:szCs w:val="30"/>
          <w:rPrChange w:id="20" w:author="Guangyu Zhu" w:date="2025-12-21T21:07:00Z" w16du:dateUtc="2025-12-21T13:07:00Z">
            <w:rPr>
              <w:rFonts w:ascii="宋体" w:eastAsia="宋体" w:hAnsi="宋体" w:hint="eastAsia"/>
              <w:sz w:val="30"/>
              <w:szCs w:val="30"/>
            </w:rPr>
          </w:rPrChange>
        </w:rPr>
        <w:t>與倍</w:t>
      </w:r>
    </w:p>
    <w:p w14:paraId="62499DA4" w14:textId="4DB6F226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《語叢二》：“</w:t>
      </w:r>
      <w:ins w:id="21" w:author="Guangyu Zhu" w:date="2025-12-21T23:34:00Z" w16du:dateUtc="2025-12-21T15:34:00Z">
        <w:r w:rsidR="00DB664B" w:rsidRPr="00DB664B">
          <w:rPr>
            <w:rFonts w:ascii="宋体" w:eastAsia="宋体" w:hAnsi="宋体" w:hint="eastAsia"/>
            <w:sz w:val="30"/>
            <w:szCs w:val="30"/>
          </w:rPr>
          <w:t>⿱谷心</w:t>
        </w:r>
      </w:ins>
      <w:r w:rsidRPr="009E17BD">
        <w:rPr>
          <w:rFonts w:ascii="宋体" w:eastAsia="宋体" w:hAnsi="宋体" w:hint="eastAsia"/>
          <w:sz w:val="30"/>
          <w:szCs w:val="30"/>
        </w:rPr>
        <w:t>（欲）生於眚（性），慮生於</w:t>
      </w:r>
      <w:ins w:id="22" w:author="Guangyu Zhu" w:date="2025-12-21T23:34:00Z" w16du:dateUtc="2025-12-21T15:34:00Z">
        <w:r w:rsidR="00DB664B" w:rsidRPr="00DB664B">
          <w:rPr>
            <w:rFonts w:ascii="宋体" w:eastAsia="宋体" w:hAnsi="宋体" w:hint="eastAsia"/>
            <w:sz w:val="30"/>
            <w:szCs w:val="30"/>
          </w:rPr>
          <w:t>⿱谷心</w:t>
        </w:r>
      </w:ins>
      <w:r w:rsidRPr="009E17BD">
        <w:rPr>
          <w:rFonts w:ascii="宋体" w:eastAsia="宋体" w:hAnsi="宋体" w:hint="eastAsia"/>
          <w:sz w:val="30"/>
          <w:szCs w:val="30"/>
        </w:rPr>
        <w:t>（欲），</w:t>
      </w:r>
      <w:del w:id="23" w:author="Guangyu Zhu" w:date="2025-12-21T23:35:00Z" w16du:dateUtc="2025-12-21T15:35:00Z">
        <w:r w:rsidRPr="009E17BD" w:rsidDel="00DB664B">
          <w:rPr>
            <w:rFonts w:ascii="宋体" w:eastAsia="宋体" w:hAnsi="宋体" w:hint="eastAsia"/>
            <w:sz w:val="30"/>
            <w:szCs w:val="30"/>
          </w:rPr>
          <w:lastRenderedPageBreak/>
          <w:delText>愔</w:delText>
        </w:r>
      </w:del>
      <w:ins w:id="24" w:author="Guangyu Zhu" w:date="2025-12-21T23:35:00Z" w16du:dateUtc="2025-12-21T15:35:00Z">
        <w:r w:rsidR="00DB664B">
          <w:rPr>
            <w:rFonts w:ascii="宋体" w:eastAsia="宋体" w:hAnsi="宋体" w:hint="eastAsia"/>
            <w:sz w:val="30"/>
            <w:szCs w:val="30"/>
          </w:rPr>
          <w:t>㥉</w:t>
        </w:r>
      </w:ins>
      <w:r w:rsidRPr="009E17BD">
        <w:rPr>
          <w:rFonts w:ascii="宋体" w:eastAsia="宋体" w:hAnsi="宋体" w:hint="eastAsia"/>
          <w:sz w:val="30"/>
          <w:szCs w:val="30"/>
        </w:rPr>
        <w:t>（倍）生於慮，靜（爭）生於</w:t>
      </w:r>
      <w:del w:id="25" w:author="Guangyu Zhu" w:date="2025-12-21T23:35:00Z" w16du:dateUtc="2025-12-21T15:35:00Z">
        <w:r w:rsidRPr="009E17BD" w:rsidDel="00DB664B">
          <w:rPr>
            <w:rFonts w:ascii="宋体" w:eastAsia="宋体" w:hAnsi="宋体" w:hint="eastAsia"/>
            <w:sz w:val="30"/>
            <w:szCs w:val="30"/>
          </w:rPr>
          <w:delText>愔</w:delText>
        </w:r>
      </w:del>
      <w:ins w:id="26" w:author="Guangyu Zhu" w:date="2025-12-21T23:35:00Z" w16du:dateUtc="2025-12-21T15:35:00Z">
        <w:r w:rsidR="00DB664B">
          <w:rPr>
            <w:rFonts w:ascii="宋体" w:eastAsia="宋体" w:hAnsi="宋体" w:hint="eastAsia"/>
            <w:sz w:val="30"/>
            <w:szCs w:val="30"/>
          </w:rPr>
          <w:t>㥉</w:t>
        </w:r>
      </w:ins>
      <w:r w:rsidRPr="009E17BD">
        <w:rPr>
          <w:rFonts w:ascii="宋体" w:eastAsia="宋体" w:hAnsi="宋体" w:hint="eastAsia"/>
          <w:sz w:val="30"/>
          <w:szCs w:val="30"/>
        </w:rPr>
        <w:t>（倍），尚（黨）生於靜（爭）。”按，“</w:t>
      </w:r>
      <w:del w:id="27" w:author="Guangyu Zhu" w:date="2025-12-21T23:35:00Z" w16du:dateUtc="2025-12-21T15:35:00Z">
        <w:r w:rsidRPr="009E17BD" w:rsidDel="00DB664B">
          <w:rPr>
            <w:rFonts w:ascii="宋体" w:eastAsia="宋体" w:hAnsi="宋体" w:hint="eastAsia"/>
            <w:sz w:val="30"/>
            <w:szCs w:val="30"/>
          </w:rPr>
          <w:delText>愔</w:delText>
        </w:r>
      </w:del>
      <w:ins w:id="28" w:author="Guangyu Zhu" w:date="2025-12-21T23:35:00Z" w16du:dateUtc="2025-12-21T15:35:00Z">
        <w:r w:rsidR="00DB664B">
          <w:rPr>
            <w:rFonts w:ascii="宋体" w:eastAsia="宋体" w:hAnsi="宋体" w:hint="eastAsia"/>
            <w:sz w:val="30"/>
            <w:szCs w:val="30"/>
          </w:rPr>
          <w:t>㥉</w:t>
        </w:r>
      </w:ins>
      <w:r w:rsidRPr="009E17BD">
        <w:rPr>
          <w:rFonts w:ascii="宋体" w:eastAsia="宋体" w:hAnsi="宋体" w:hint="eastAsia"/>
          <w:sz w:val="30"/>
          <w:szCs w:val="30"/>
        </w:rPr>
        <w:t>（倍）”字從劉釗師《郭店楚簡&lt;語叢二&gt;箋釋》（《古墓新知——紀念郭店楚簡出土十周年論文專輯》，國際炎黃文化出版社，2003年）讀。</w:t>
      </w:r>
    </w:p>
    <w:p w14:paraId="3D31924A" w14:textId="77777777" w:rsidR="009E17BD" w:rsidRPr="00DB664B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29" w:author="Guangyu Zhu" w:date="2025-12-21T23:37:00Z" w16du:dateUtc="2025-12-21T15:3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DB664B">
        <w:rPr>
          <w:rFonts w:ascii="宋体" w:eastAsia="宋体" w:hAnsi="宋体" w:hint="eastAsia"/>
          <w:b/>
          <w:bCs/>
          <w:sz w:val="30"/>
          <w:szCs w:val="30"/>
          <w:rPrChange w:id="30" w:author="Guangyu Zhu" w:date="2025-12-21T23:37:00Z" w16du:dateUtc="2025-12-21T15:37:00Z">
            <w:rPr>
              <w:rFonts w:ascii="宋体" w:eastAsia="宋体" w:hAnsi="宋体" w:hint="eastAsia"/>
              <w:sz w:val="30"/>
              <w:szCs w:val="30"/>
            </w:rPr>
          </w:rPrChange>
        </w:rPr>
        <w:t>部與踣</w:t>
      </w:r>
    </w:p>
    <w:p w14:paraId="31C6086F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《正亂》：“纍而高之，部（踣）而弗救也。”</w:t>
      </w:r>
    </w:p>
    <w:p w14:paraId="3F000145" w14:textId="77777777" w:rsidR="009E17BD" w:rsidRPr="00DB664B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31" w:author="Guangyu Zhu" w:date="2025-12-21T23:37:00Z" w16du:dateUtc="2025-12-21T15:3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DB664B">
        <w:rPr>
          <w:rFonts w:ascii="宋体" w:eastAsia="宋体" w:hAnsi="宋体" w:hint="eastAsia"/>
          <w:b/>
          <w:bCs/>
          <w:sz w:val="30"/>
          <w:szCs w:val="30"/>
          <w:rPrChange w:id="32" w:author="Guangyu Zhu" w:date="2025-12-21T23:37:00Z" w16du:dateUtc="2025-12-21T15:37:00Z">
            <w:rPr>
              <w:rFonts w:ascii="宋体" w:eastAsia="宋体" w:hAnsi="宋体" w:hint="eastAsia"/>
              <w:sz w:val="30"/>
              <w:szCs w:val="30"/>
            </w:rPr>
          </w:rPrChange>
        </w:rPr>
        <w:t>陪與培</w:t>
      </w:r>
    </w:p>
    <w:p w14:paraId="7E3D9565" w14:textId="77777777" w:rsidR="009E17BD" w:rsidRPr="009E17BD" w:rsidDel="00DB664B" w:rsidRDefault="009E17BD" w:rsidP="009E17BD">
      <w:pPr>
        <w:rPr>
          <w:del w:id="33" w:author="Guangyu Zhu" w:date="2025-12-21T23:38:00Z" w16du:dateUtc="2025-12-21T15:38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《帛乙老子·道經》：“物或行或隋（隨），</w:t>
      </w:r>
    </w:p>
    <w:p w14:paraId="1B994206" w14:textId="4E4E3559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或熱【或吹，或強】或</w:t>
      </w:r>
      <w:del w:id="34" w:author="Guangyu Zhu" w:date="2025-12-21T23:36:00Z" w16du:dateUtc="2025-12-21T15:36:00Z">
        <w:r w:rsidRPr="009E17BD" w:rsidDel="00DB664B">
          <w:rPr>
            <w:rFonts w:ascii="宋体" w:eastAsia="宋体" w:hAnsi="宋体" w:hint="eastAsia"/>
            <w:sz w:val="30"/>
            <w:szCs w:val="30"/>
          </w:rPr>
          <w:delText>唑</w:delText>
        </w:r>
      </w:del>
      <w:ins w:id="35" w:author="Guangyu Zhu" w:date="2025-12-21T23:36:00Z" w16du:dateUtc="2025-12-21T15:36:00Z">
        <w:r w:rsidR="00DB664B">
          <w:rPr>
            <w:rFonts w:ascii="宋体" w:eastAsia="宋体" w:hAnsi="宋体" w:hint="eastAsia"/>
            <w:sz w:val="30"/>
            <w:szCs w:val="30"/>
          </w:rPr>
          <w:t>䂳</w:t>
        </w:r>
      </w:ins>
      <w:r w:rsidRPr="009E17BD">
        <w:rPr>
          <w:rFonts w:ascii="宋体" w:eastAsia="宋体" w:hAnsi="宋体" w:hint="eastAsia"/>
          <w:sz w:val="30"/>
          <w:szCs w:val="30"/>
        </w:rPr>
        <w:t>，或陪（培）或</w:t>
      </w:r>
      <w:del w:id="36" w:author="Guangyu Zhu" w:date="2025-12-21T23:36:00Z" w16du:dateUtc="2025-12-21T15:36:00Z">
        <w:r w:rsidRPr="009E17BD" w:rsidDel="00DB664B">
          <w:rPr>
            <w:rFonts w:ascii="宋体" w:eastAsia="宋体" w:hAnsi="宋体" w:hint="eastAsia"/>
            <w:sz w:val="30"/>
            <w:szCs w:val="30"/>
          </w:rPr>
          <w:delText>堕</w:delText>
        </w:r>
      </w:del>
      <w:ins w:id="37" w:author="Guangyu Zhu" w:date="2025-12-21T23:36:00Z" w16du:dateUtc="2025-12-21T15:36:00Z">
        <w:r w:rsidR="00DB664B">
          <w:rPr>
            <w:rFonts w:ascii="宋体" w:eastAsia="宋体" w:hAnsi="宋体" w:hint="eastAsia"/>
            <w:sz w:val="30"/>
            <w:szCs w:val="30"/>
          </w:rPr>
          <w:t>墮</w:t>
        </w:r>
      </w:ins>
      <w:r w:rsidRPr="009E17BD">
        <w:rPr>
          <w:rFonts w:ascii="宋体" w:eastAsia="宋体" w:hAnsi="宋体" w:hint="eastAsia"/>
          <w:sz w:val="30"/>
          <w:szCs w:val="30"/>
        </w:rPr>
        <w:t>。”</w:t>
      </w:r>
    </w:p>
    <w:p w14:paraId="61869D3F" w14:textId="77777777" w:rsidR="009E17BD" w:rsidRPr="00DB664B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38" w:author="Guangyu Zhu" w:date="2025-12-21T23:37:00Z" w16du:dateUtc="2025-12-21T15:3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DB664B">
        <w:rPr>
          <w:rFonts w:ascii="宋体" w:eastAsia="宋体" w:hAnsi="宋体" w:hint="eastAsia"/>
          <w:b/>
          <w:bCs/>
          <w:sz w:val="30"/>
          <w:szCs w:val="30"/>
          <w:rPrChange w:id="39" w:author="Guangyu Zhu" w:date="2025-12-21T23:37:00Z" w16du:dateUtc="2025-12-21T15:37:00Z">
            <w:rPr>
              <w:rFonts w:ascii="宋体" w:eastAsia="宋体" w:hAnsi="宋体" w:hint="eastAsia"/>
              <w:sz w:val="30"/>
              <w:szCs w:val="30"/>
            </w:rPr>
          </w:rPrChange>
        </w:rPr>
        <w:t>棓與杯</w:t>
      </w:r>
    </w:p>
    <w:p w14:paraId="044B5527" w14:textId="78532D76" w:rsidR="009E17BD" w:rsidRPr="009E17BD" w:rsidDel="00DB664B" w:rsidRDefault="009E17BD" w:rsidP="009E17BD">
      <w:pPr>
        <w:rPr>
          <w:del w:id="40" w:author="Guangyu Zhu" w:date="2025-12-21T23:38:00Z" w16du:dateUtc="2025-12-21T15:38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《天乙·無毒》：“毋（無）毒之方：</w:t>
      </w:r>
      <w:ins w:id="41" w:author="Guangyu Zhu" w:date="2025-12-21T23:37:00Z" w16du:dateUtc="2025-12-21T15:37:00Z">
        <w:r w:rsidR="00DB664B">
          <w:rPr>
            <w:rFonts w:ascii="宋体" w:eastAsia="宋体" w:hAnsi="宋体" w:hint="eastAsia"/>
            <w:sz w:val="30"/>
            <w:szCs w:val="30"/>
          </w:rPr>
          <w:t>㱃</w:t>
        </w:r>
      </w:ins>
      <w:r w:rsidRPr="009E17BD">
        <w:rPr>
          <w:rFonts w:ascii="宋体" w:eastAsia="宋体" w:hAnsi="宋体" w:hint="eastAsia"/>
          <w:sz w:val="30"/>
          <w:szCs w:val="30"/>
        </w:rPr>
        <w:t>（飲）</w:t>
      </w:r>
    </w:p>
    <w:p w14:paraId="590E75C9" w14:textId="3F910CDC" w:rsidR="009E17BD" w:rsidRPr="009E17BD" w:rsidDel="00DB664B" w:rsidRDefault="009E17BD" w:rsidP="009E17BD">
      <w:pPr>
        <w:rPr>
          <w:del w:id="42" w:author="Guangyu Zhu" w:date="2025-12-21T23:39:00Z" w16du:dateUtc="2025-12-21T15:39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必審瞗棓（杯）中，不見童（瞳）子勿</w:t>
      </w:r>
      <w:ins w:id="43" w:author="Guangyu Zhu" w:date="2025-12-21T23:39:00Z" w16du:dateUtc="2025-12-21T15:39:00Z">
        <w:r w:rsidR="00DB664B">
          <w:rPr>
            <w:rFonts w:ascii="宋体" w:eastAsia="宋体" w:hAnsi="宋体" w:hint="eastAsia"/>
            <w:sz w:val="30"/>
            <w:szCs w:val="30"/>
          </w:rPr>
          <w:t>㱃</w:t>
        </w:r>
      </w:ins>
      <w:del w:id="44" w:author="Guangyu Zhu" w:date="2025-12-21T23:39:00Z" w16du:dateUtc="2025-12-21T15:39:00Z">
        <w:r w:rsidRPr="009E17BD" w:rsidDel="00DB664B">
          <w:rPr>
            <w:rFonts w:ascii="宋体" w:eastAsia="宋体" w:hAnsi="宋体" w:hint="eastAsia"/>
            <w:sz w:val="30"/>
            <w:szCs w:val="30"/>
          </w:rPr>
          <w:delText>歙</w:delText>
        </w:r>
      </w:del>
    </w:p>
    <w:p w14:paraId="1AC977D7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（飲）。”</w:t>
      </w:r>
    </w:p>
    <w:p w14:paraId="3E072216" w14:textId="77777777" w:rsidR="009E17BD" w:rsidRPr="009E17BD" w:rsidDel="009B6E23" w:rsidRDefault="009E17BD" w:rsidP="009E17BD">
      <w:pPr>
        <w:rPr>
          <w:del w:id="45" w:author="Guangyu Zhu" w:date="2025-12-21T23:39:00Z" w16du:dateUtc="2025-12-21T15:39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《天乙·五音二》：“角音榣（搖），其畜尺</w:t>
      </w:r>
    </w:p>
    <w:p w14:paraId="32B37B90" w14:textId="77777777" w:rsidR="009E17BD" w:rsidRPr="009E17BD" w:rsidDel="009B6E23" w:rsidRDefault="009E17BD" w:rsidP="009E17BD">
      <w:pPr>
        <w:rPr>
          <w:del w:id="46" w:author="Guangyu Zhu" w:date="2025-12-21T23:40:00Z" w16du:dateUtc="2025-12-21T15:40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蠖，其器棓（杯），其種叔（菽），其事有辠</w:t>
      </w:r>
    </w:p>
    <w:p w14:paraId="2A98076D" w14:textId="5CA43FFC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（罪）</w:t>
      </w:r>
      <w:ins w:id="47" w:author="Guangyu Zhu" w:date="2025-12-21T23:40:00Z" w16du:dateUtc="2025-12-21T15:40:00Z">
        <w:r w:rsidR="009B6E23">
          <w:rPr>
            <w:rFonts w:ascii="宋体" w:eastAsia="宋体" w:hAnsi="宋体" w:hint="eastAsia"/>
            <w:sz w:val="30"/>
            <w:szCs w:val="30"/>
          </w:rPr>
          <w:t>、</w:t>
        </w:r>
      </w:ins>
      <w:r w:rsidRPr="009E17BD">
        <w:rPr>
          <w:rFonts w:ascii="宋体" w:eastAsia="宋体" w:hAnsi="宋体" w:hint="eastAsia"/>
          <w:sz w:val="30"/>
          <w:szCs w:val="30"/>
        </w:rPr>
        <w:t>【其】處</w:t>
      </w:r>
      <w:ins w:id="48" w:author="Guangyu Zhu" w:date="2025-12-21T23:40:00Z" w16du:dateUtc="2025-12-21T15:40:00Z">
        <w:r w:rsidR="009B6E23" w:rsidRPr="009E17BD">
          <w:rPr>
            <w:rFonts w:ascii="宋体" w:eastAsia="宋体" w:hAnsi="宋体" w:hint="eastAsia"/>
            <w:sz w:val="30"/>
            <w:szCs w:val="30"/>
          </w:rPr>
          <w:t>榣</w:t>
        </w:r>
      </w:ins>
      <w:r w:rsidRPr="009E17BD">
        <w:rPr>
          <w:rFonts w:ascii="宋体" w:eastAsia="宋体" w:hAnsi="宋体" w:hint="eastAsia"/>
          <w:sz w:val="30"/>
          <w:szCs w:val="30"/>
        </w:rPr>
        <w:t>（搖）</w:t>
      </w:r>
      <w:ins w:id="49" w:author="Guangyu Zhu" w:date="2025-12-21T23:40:00Z" w16du:dateUtc="2025-12-21T15:40:00Z">
        <w:r w:rsidR="009B6E23">
          <w:rPr>
            <w:rFonts w:ascii="宋体" w:eastAsia="宋体" w:hAnsi="宋体" w:hint="eastAsia"/>
            <w:sz w:val="30"/>
            <w:szCs w:val="30"/>
          </w:rPr>
          <w:t>，</w:t>
        </w:r>
      </w:ins>
      <w:r w:rsidRPr="009E17BD">
        <w:rPr>
          <w:rFonts w:ascii="宋体" w:eastAsia="宋体" w:hAnsi="宋体" w:hint="eastAsia"/>
          <w:sz w:val="30"/>
          <w:szCs w:val="30"/>
        </w:rPr>
        <w:t>其味咸，其病久。”</w:t>
      </w:r>
    </w:p>
    <w:p w14:paraId="25619859" w14:textId="3A3994C4" w:rsidR="009E17BD" w:rsidRPr="009E17BD" w:rsidDel="009B6E23" w:rsidRDefault="009E17BD" w:rsidP="009E17BD">
      <w:pPr>
        <w:rPr>
          <w:del w:id="50" w:author="Guangyu Zhu" w:date="2025-12-21T23:41:00Z" w16du:dateUtc="2025-12-21T15:41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《引書》：“游（遊）堂下，逆</w:t>
      </w:r>
      <w:ins w:id="51" w:author="Guangyu Zhu" w:date="2025-12-21T23:40:00Z" w16du:dateUtc="2025-12-21T15:40:00Z">
        <w:r w:rsidR="009B6E23" w:rsidRPr="009B6E23">
          <w:rPr>
            <w:rFonts w:ascii="SimSun-ExtB" w:eastAsia="SimSun-ExtB" w:hAnsi="SimSun-ExtB" w:cs="SimSun-ExtB" w:hint="eastAsia"/>
            <w:sz w:val="30"/>
            <w:szCs w:val="30"/>
          </w:rPr>
          <w:t>𮦣</w:t>
        </w:r>
      </w:ins>
      <w:del w:id="52" w:author="Guangyu Zhu" w:date="2025-12-21T23:40:00Z" w16du:dateUtc="2025-12-21T15:40:00Z">
        <w:r w:rsidRPr="009E17BD" w:rsidDel="009B6E23">
          <w:rPr>
            <w:rFonts w:ascii="宋体" w:eastAsia="宋体" w:hAnsi="宋体" w:hint="eastAsia"/>
            <w:sz w:val="30"/>
            <w:szCs w:val="30"/>
          </w:rPr>
          <w:delText>露</w:delText>
        </w:r>
      </w:del>
      <w:r w:rsidRPr="009E17BD">
        <w:rPr>
          <w:rFonts w:ascii="宋体" w:eastAsia="宋体" w:hAnsi="宋体" w:hint="eastAsia"/>
          <w:sz w:val="30"/>
          <w:szCs w:val="30"/>
        </w:rPr>
        <w:t>（露）之</w:t>
      </w:r>
    </w:p>
    <w:p w14:paraId="2C1E4734" w14:textId="41F187DA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清，受天之精，</w:t>
      </w:r>
      <w:ins w:id="53" w:author="Guangyu Zhu" w:date="2025-12-21T23:41:00Z" w16du:dateUtc="2025-12-21T15:41:00Z">
        <w:r w:rsidR="009B6E23">
          <w:rPr>
            <w:rFonts w:ascii="宋体" w:eastAsia="宋体" w:hAnsi="宋体" w:hint="eastAsia"/>
            <w:sz w:val="30"/>
            <w:szCs w:val="30"/>
          </w:rPr>
          <w:t>㱃</w:t>
        </w:r>
      </w:ins>
      <w:del w:id="54" w:author="Guangyu Zhu" w:date="2025-12-21T23:41:00Z" w16du:dateUtc="2025-12-21T15:41:00Z">
        <w:r w:rsidRPr="009E17BD" w:rsidDel="009B6E23">
          <w:rPr>
            <w:rFonts w:ascii="宋体" w:eastAsia="宋体" w:hAnsi="宋体" w:hint="eastAsia"/>
            <w:sz w:val="30"/>
            <w:szCs w:val="30"/>
          </w:rPr>
          <w:delText>歙</w:delText>
        </w:r>
      </w:del>
      <w:r w:rsidRPr="009E17BD">
        <w:rPr>
          <w:rFonts w:ascii="宋体" w:eastAsia="宋体" w:hAnsi="宋体" w:hint="eastAsia"/>
          <w:sz w:val="30"/>
          <w:szCs w:val="30"/>
        </w:rPr>
        <w:t>（飲）水一棓（杯）。”</w:t>
      </w:r>
    </w:p>
    <w:p w14:paraId="209E6A90" w14:textId="472AE00E" w:rsidR="009E17BD" w:rsidRPr="009E17BD" w:rsidDel="009B6E23" w:rsidRDefault="009E17BD" w:rsidP="009E17BD">
      <w:pPr>
        <w:rPr>
          <w:del w:id="55" w:author="Guangyu Zhu" w:date="2025-12-21T23:41:00Z" w16du:dateUtc="2025-12-21T15:41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《引書》：“步足堂下，有閒而</w:t>
      </w:r>
      <w:ins w:id="56" w:author="Guangyu Zhu" w:date="2025-12-21T23:41:00Z" w16du:dateUtc="2025-12-21T15:41:00Z">
        <w:r w:rsidR="009B6E23">
          <w:rPr>
            <w:rFonts w:ascii="宋体" w:eastAsia="宋体" w:hAnsi="宋体" w:hint="eastAsia"/>
            <w:sz w:val="30"/>
            <w:szCs w:val="30"/>
          </w:rPr>
          <w:t>㱃</w:t>
        </w:r>
      </w:ins>
      <w:del w:id="57" w:author="Guangyu Zhu" w:date="2025-12-21T23:41:00Z" w16du:dateUtc="2025-12-21T15:41:00Z">
        <w:r w:rsidRPr="009E17BD" w:rsidDel="009B6E23">
          <w:rPr>
            <w:rFonts w:ascii="宋体" w:eastAsia="宋体" w:hAnsi="宋体" w:hint="eastAsia"/>
            <w:sz w:val="30"/>
            <w:szCs w:val="30"/>
          </w:rPr>
          <w:delText>歙</w:delText>
        </w:r>
      </w:del>
      <w:r w:rsidRPr="009E17BD">
        <w:rPr>
          <w:rFonts w:ascii="宋体" w:eastAsia="宋体" w:hAnsi="宋体" w:hint="eastAsia"/>
          <w:sz w:val="30"/>
          <w:szCs w:val="30"/>
        </w:rPr>
        <w:t>（飲）水</w:t>
      </w:r>
    </w:p>
    <w:p w14:paraId="786AD387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一棓（杯）。”</w:t>
      </w:r>
    </w:p>
    <w:p w14:paraId="3541CB3E" w14:textId="04F6A8A5" w:rsidR="009E17BD" w:rsidRPr="009B6E23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58" w:author="Guangyu Zhu" w:date="2025-12-21T23:41:00Z" w16du:dateUtc="2025-12-21T15:4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del w:id="59" w:author="Guangyu Zhu" w:date="2025-12-21T23:42:00Z" w16du:dateUtc="2025-12-21T15:42:00Z">
        <w:r w:rsidRPr="009B6E23" w:rsidDel="009B6E23">
          <w:rPr>
            <w:rFonts w:ascii="宋体" w:eastAsia="宋体" w:hAnsi="宋体" w:hint="eastAsia"/>
            <w:b/>
            <w:bCs/>
            <w:sz w:val="30"/>
            <w:szCs w:val="30"/>
            <w:rPrChange w:id="60" w:author="Guangyu Zhu" w:date="2025-12-21T23:41:00Z" w16du:dateUtc="2025-12-21T15:4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腤</w:delText>
        </w:r>
      </w:del>
      <w:ins w:id="61" w:author="Guangyu Zhu" w:date="2025-12-21T23:42:00Z" w16du:dateUtc="2025-12-21T15:42:00Z">
        <w:r w:rsidR="009B6E23">
          <w:rPr>
            <w:rFonts w:ascii="宋体" w:eastAsia="宋体" w:hAnsi="宋体" w:hint="eastAsia"/>
            <w:b/>
            <w:bCs/>
            <w:sz w:val="30"/>
            <w:szCs w:val="30"/>
          </w:rPr>
          <w:t>䏽</w:t>
        </w:r>
      </w:ins>
      <w:r w:rsidRPr="009B6E23">
        <w:rPr>
          <w:rFonts w:ascii="宋体" w:eastAsia="宋体" w:hAnsi="宋体" w:hint="eastAsia"/>
          <w:b/>
          <w:bCs/>
          <w:sz w:val="30"/>
          <w:szCs w:val="30"/>
          <w:rPrChange w:id="62" w:author="Guangyu Zhu" w:date="2025-12-21T23:41:00Z" w16du:dateUtc="2025-12-21T15:41:00Z">
            <w:rPr>
              <w:rFonts w:ascii="宋体" w:eastAsia="宋体" w:hAnsi="宋体" w:hint="eastAsia"/>
              <w:sz w:val="30"/>
              <w:szCs w:val="30"/>
            </w:rPr>
          </w:rPrChange>
        </w:rPr>
        <w:t>與衃</w:t>
      </w:r>
    </w:p>
    <w:p w14:paraId="381EE443" w14:textId="77777777" w:rsidR="009E17BD" w:rsidRPr="009E17BD" w:rsidDel="009B6E23" w:rsidRDefault="009E17BD" w:rsidP="009E17BD">
      <w:pPr>
        <w:rPr>
          <w:del w:id="63" w:author="Guangyu Zhu" w:date="2025-12-21T23:42:00Z" w16du:dateUtc="2025-12-21T15:42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《婴兒瘈》：“噴者豦（劇）噴，上如槥</w:t>
      </w:r>
    </w:p>
    <w:p w14:paraId="1427B6E8" w14:textId="7EA2D2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（彗），下如</w:t>
      </w:r>
      <w:del w:id="64" w:author="Guangyu Zhu" w:date="2025-12-21T23:42:00Z" w16du:dateUtc="2025-12-21T15:42:00Z">
        <w:r w:rsidRPr="009E17BD" w:rsidDel="009B6E23">
          <w:rPr>
            <w:rFonts w:ascii="宋体" w:eastAsia="宋体" w:hAnsi="宋体" w:hint="eastAsia"/>
            <w:sz w:val="30"/>
            <w:szCs w:val="30"/>
          </w:rPr>
          <w:delText>脑</w:delText>
        </w:r>
      </w:del>
      <w:ins w:id="65" w:author="Guangyu Zhu" w:date="2025-12-21T23:42:00Z" w16du:dateUtc="2025-12-21T15:42:00Z">
        <w:r w:rsidR="009B6E23">
          <w:rPr>
            <w:rFonts w:ascii="宋体" w:eastAsia="宋体" w:hAnsi="宋体" w:hint="eastAsia"/>
            <w:sz w:val="30"/>
            <w:szCs w:val="30"/>
          </w:rPr>
          <w:t>䏽</w:t>
        </w:r>
      </w:ins>
      <w:r w:rsidRPr="009E17BD">
        <w:rPr>
          <w:rFonts w:ascii="宋体" w:eastAsia="宋体" w:hAnsi="宋体" w:hint="eastAsia"/>
          <w:sz w:val="30"/>
          <w:szCs w:val="30"/>
        </w:rPr>
        <w:t>（衃）血。”</w:t>
      </w:r>
    </w:p>
    <w:p w14:paraId="52A0B095" w14:textId="18ABD4E7" w:rsidR="009E17BD" w:rsidRPr="009B6E23" w:rsidRDefault="00577248" w:rsidP="009E17BD">
      <w:pPr>
        <w:rPr>
          <w:rFonts w:ascii="宋体" w:eastAsia="宋体" w:hAnsi="宋体" w:hint="eastAsia"/>
          <w:b/>
          <w:bCs/>
          <w:sz w:val="30"/>
          <w:szCs w:val="30"/>
          <w:rPrChange w:id="66" w:author="Guangyu Zhu" w:date="2025-12-21T23:42:00Z" w16du:dateUtc="2025-12-21T15:42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67" w:author="Guangyu Zhu" w:date="2025-12-21T23:43:00Z" w16du:dateUtc="2025-12-21T15:43:00Z">
        <w:r w:rsidRPr="00577248">
          <w:rPr>
            <w:rFonts w:ascii="宋体" w:eastAsia="宋体" w:hAnsi="宋体" w:hint="eastAsia"/>
            <w:b/>
            <w:bCs/>
            <w:sz w:val="30"/>
            <w:szCs w:val="30"/>
          </w:rPr>
          <w:t>⿰咅血</w:t>
        </w:r>
      </w:ins>
      <w:del w:id="68" w:author="Guangyu Zhu" w:date="2025-12-21T23:43:00Z" w16du:dateUtc="2025-12-21T15:43:00Z">
        <w:r w:rsidR="009E17BD" w:rsidRPr="009B6E23" w:rsidDel="00577248">
          <w:rPr>
            <w:rFonts w:ascii="宋体" w:eastAsia="宋体" w:hAnsi="宋体" w:hint="eastAsia"/>
            <w:b/>
            <w:bCs/>
            <w:sz w:val="30"/>
            <w:szCs w:val="30"/>
            <w:rPrChange w:id="69" w:author="Guangyu Zhu" w:date="2025-12-21T23:42:00Z" w16du:dateUtc="2025-12-21T15:4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韷</w:delText>
        </w:r>
      </w:del>
      <w:r w:rsidR="009E17BD" w:rsidRPr="009B6E23">
        <w:rPr>
          <w:rFonts w:ascii="宋体" w:eastAsia="宋体" w:hAnsi="宋体" w:hint="eastAsia"/>
          <w:b/>
          <w:bCs/>
          <w:sz w:val="30"/>
          <w:szCs w:val="30"/>
          <w:rPrChange w:id="70" w:author="Guangyu Zhu" w:date="2025-12-21T23:42:00Z" w16du:dateUtc="2025-12-21T15:42:00Z">
            <w:rPr>
              <w:rFonts w:ascii="宋体" w:eastAsia="宋体" w:hAnsi="宋体" w:hint="eastAsia"/>
              <w:sz w:val="30"/>
              <w:szCs w:val="30"/>
            </w:rPr>
          </w:rPrChange>
        </w:rPr>
        <w:t>與衃</w:t>
      </w:r>
    </w:p>
    <w:p w14:paraId="79A316D9" w14:textId="4423CA99" w:rsidR="009E17BD" w:rsidRPr="009E17BD" w:rsidDel="009B6E23" w:rsidRDefault="009E17BD" w:rsidP="009E17BD">
      <w:pPr>
        <w:rPr>
          <w:del w:id="71" w:author="Guangyu Zhu" w:date="2025-12-21T23:42:00Z" w16du:dateUtc="2025-12-21T15:42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《封診式》：“已前以布巾裹，如</w:t>
      </w:r>
      <w:ins w:id="72" w:author="Guangyu Zhu" w:date="2025-12-21T23:43:00Z" w16du:dateUtc="2025-12-21T15:43:00Z">
        <w:r w:rsidR="00577248" w:rsidRPr="00577248">
          <w:rPr>
            <w:rFonts w:ascii="宋体" w:eastAsia="宋体" w:hAnsi="宋体" w:hint="eastAsia"/>
            <w:sz w:val="30"/>
            <w:szCs w:val="30"/>
          </w:rPr>
          <w:t>⿰咅血</w:t>
        </w:r>
      </w:ins>
      <w:r w:rsidRPr="009E17BD">
        <w:rPr>
          <w:rFonts w:ascii="宋体" w:eastAsia="宋体" w:hAnsi="宋体" w:hint="eastAsia"/>
          <w:sz w:val="30"/>
          <w:szCs w:val="30"/>
        </w:rPr>
        <w:t>（衃）</w:t>
      </w:r>
    </w:p>
    <w:p w14:paraId="00B0710E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血狀，大如手，不可智（知）子。”</w:t>
      </w:r>
    </w:p>
    <w:p w14:paraId="0BEDE10F" w14:textId="77777777" w:rsidR="009E17BD" w:rsidRPr="00577248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73" w:author="Guangyu Zhu" w:date="2025-12-21T23:44:00Z" w16du:dateUtc="2025-12-21T15:4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77248">
        <w:rPr>
          <w:rFonts w:ascii="宋体" w:eastAsia="宋体" w:hAnsi="宋体" w:hint="eastAsia"/>
          <w:b/>
          <w:bCs/>
          <w:sz w:val="30"/>
          <w:szCs w:val="30"/>
          <w:rPrChange w:id="74" w:author="Guangyu Zhu" w:date="2025-12-21T23:44:00Z" w16du:dateUtc="2025-12-21T15:44:00Z">
            <w:rPr>
              <w:rFonts w:ascii="宋体" w:eastAsia="宋体" w:hAnsi="宋体" w:hint="eastAsia"/>
              <w:sz w:val="30"/>
              <w:szCs w:val="30"/>
            </w:rPr>
          </w:rPrChange>
        </w:rPr>
        <w:lastRenderedPageBreak/>
        <w:t>啚字聲系</w:t>
      </w:r>
    </w:p>
    <w:p w14:paraId="3FDFAE0E" w14:textId="77777777" w:rsidR="009E17BD" w:rsidRPr="00577248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75" w:author="Guangyu Zhu" w:date="2025-12-21T23:44:00Z" w16du:dateUtc="2025-12-21T15:4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77248">
        <w:rPr>
          <w:rFonts w:ascii="宋体" w:eastAsia="宋体" w:hAnsi="宋体" w:hint="eastAsia"/>
          <w:b/>
          <w:bCs/>
          <w:sz w:val="30"/>
          <w:szCs w:val="30"/>
          <w:rPrChange w:id="76" w:author="Guangyu Zhu" w:date="2025-12-21T23:44:00Z" w16du:dateUtc="2025-12-21T15:44:00Z">
            <w:rPr>
              <w:rFonts w:ascii="宋体" w:eastAsia="宋体" w:hAnsi="宋体" w:hint="eastAsia"/>
              <w:sz w:val="30"/>
              <w:szCs w:val="30"/>
            </w:rPr>
          </w:rPrChange>
        </w:rPr>
        <w:t>啚與否</w:t>
      </w:r>
    </w:p>
    <w:p w14:paraId="03251782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《別卦》：“啚（否）。”</w:t>
      </w:r>
    </w:p>
    <w:p w14:paraId="41038BE0" w14:textId="77777777" w:rsidR="009E17BD" w:rsidRPr="00577248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77" w:author="Guangyu Zhu" w:date="2025-12-21T23:44:00Z" w16du:dateUtc="2025-12-21T15:4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77248">
        <w:rPr>
          <w:rFonts w:ascii="宋体" w:eastAsia="宋体" w:hAnsi="宋体" w:hint="eastAsia"/>
          <w:b/>
          <w:bCs/>
          <w:sz w:val="30"/>
          <w:szCs w:val="30"/>
          <w:rPrChange w:id="78" w:author="Guangyu Zhu" w:date="2025-12-21T23:44:00Z" w16du:dateUtc="2025-12-21T15:44:00Z">
            <w:rPr>
              <w:rFonts w:ascii="宋体" w:eastAsia="宋体" w:hAnsi="宋体" w:hint="eastAsia"/>
              <w:sz w:val="30"/>
              <w:szCs w:val="30"/>
            </w:rPr>
          </w:rPrChange>
        </w:rPr>
        <w:t>母字聲系</w:t>
      </w:r>
    </w:p>
    <w:p w14:paraId="4019EC51" w14:textId="77777777" w:rsidR="009E17BD" w:rsidRPr="00577248" w:rsidRDefault="009E17BD" w:rsidP="009E17BD">
      <w:pPr>
        <w:rPr>
          <w:rFonts w:ascii="宋体" w:eastAsia="宋体" w:hAnsi="宋体" w:hint="eastAsia"/>
          <w:b/>
          <w:bCs/>
          <w:sz w:val="30"/>
          <w:szCs w:val="30"/>
          <w:rPrChange w:id="79" w:author="Guangyu Zhu" w:date="2025-12-21T23:44:00Z" w16du:dateUtc="2025-12-21T15:4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77248">
        <w:rPr>
          <w:rFonts w:ascii="宋体" w:eastAsia="宋体" w:hAnsi="宋体" w:hint="eastAsia"/>
          <w:b/>
          <w:bCs/>
          <w:sz w:val="30"/>
          <w:szCs w:val="30"/>
          <w:rPrChange w:id="80" w:author="Guangyu Zhu" w:date="2025-12-21T23:44:00Z" w16du:dateUtc="2025-12-21T15:44:00Z">
            <w:rPr>
              <w:rFonts w:ascii="宋体" w:eastAsia="宋体" w:hAnsi="宋体" w:hint="eastAsia"/>
              <w:sz w:val="30"/>
              <w:szCs w:val="30"/>
            </w:rPr>
          </w:rPrChange>
        </w:rPr>
        <w:t>母與毋</w:t>
      </w:r>
    </w:p>
    <w:p w14:paraId="3D8BA509" w14:textId="4917D46E" w:rsidR="009E17BD" w:rsidRPr="009E17BD" w:rsidDel="00577248" w:rsidRDefault="009E17BD" w:rsidP="009E17BD">
      <w:pPr>
        <w:rPr>
          <w:del w:id="81" w:author="Guangyu Zhu" w:date="2025-12-21T23:44:00Z" w16du:dateUtc="2025-12-21T15:44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《語叢二》：“母（毋）</w:t>
      </w:r>
      <w:ins w:id="82" w:author="Guangyu Zhu" w:date="2025-12-21T23:45:00Z" w16du:dateUtc="2025-12-21T15:45:00Z">
        <w:r w:rsidR="00577248" w:rsidRPr="00577248">
          <w:rPr>
            <w:rFonts w:ascii="宋体" w:eastAsia="宋体" w:hAnsi="宋体" w:hint="eastAsia"/>
            <w:sz w:val="30"/>
            <w:szCs w:val="30"/>
          </w:rPr>
          <w:t>⿺辶⿱止㚔</w:t>
        </w:r>
      </w:ins>
      <w:r w:rsidRPr="009E17BD">
        <w:rPr>
          <w:rFonts w:ascii="宋体" w:eastAsia="宋体" w:hAnsi="宋体" w:hint="eastAsia"/>
          <w:sz w:val="30"/>
          <w:szCs w:val="30"/>
        </w:rPr>
        <w:t>（失）</w:t>
      </w:r>
      <w:ins w:id="83" w:author="Guangyu Zhu" w:date="2025-12-21T23:45:00Z" w16du:dateUtc="2025-12-21T15:45:00Z">
        <w:r w:rsidR="00577248" w:rsidRPr="00577248">
          <w:rPr>
            <w:rFonts w:ascii="宋体" w:eastAsia="宋体" w:hAnsi="宋体" w:hint="eastAsia"/>
            <w:sz w:val="30"/>
            <w:szCs w:val="30"/>
          </w:rPr>
          <w:t>⿸虍</w:t>
        </w:r>
        <w:r w:rsidR="00577248" w:rsidRPr="00577248">
          <w:rPr>
            <w:rFonts w:ascii="SimSun-ExtB" w:eastAsia="SimSun-ExtB" w:hAnsi="SimSun-ExtB" w:cs="SimSun-ExtB" w:hint="eastAsia"/>
            <w:sz w:val="30"/>
            <w:szCs w:val="30"/>
          </w:rPr>
          <w:t>𡈼</w:t>
        </w:r>
      </w:ins>
      <w:r w:rsidRPr="009E17BD">
        <w:rPr>
          <w:rFonts w:ascii="宋体" w:eastAsia="宋体" w:hAnsi="宋体" w:hint="eastAsia"/>
          <w:sz w:val="30"/>
          <w:szCs w:val="30"/>
        </w:rPr>
        <w:t>（吾）</w:t>
      </w:r>
      <w:ins w:id="84" w:author="Guangyu Zhu" w:date="2025-12-21T23:46:00Z" w16du:dateUtc="2025-12-21T15:46:00Z">
        <w:r w:rsidR="00577248" w:rsidRPr="00577248">
          <w:rPr>
            <w:rFonts w:ascii="宋体" w:eastAsia="宋体" w:hAnsi="宋体" w:hint="eastAsia"/>
            <w:sz w:val="30"/>
            <w:szCs w:val="30"/>
          </w:rPr>
          <w:t>⿰</w:t>
        </w:r>
        <w:r w:rsidR="00577248" w:rsidRPr="00577248">
          <w:rPr>
            <w:rFonts w:ascii="SimSun-ExtB" w:eastAsia="SimSun-ExtB" w:hAnsi="SimSun-ExtB" w:cs="SimSun-ExtB" w:hint="eastAsia"/>
            <w:sz w:val="30"/>
            <w:szCs w:val="30"/>
          </w:rPr>
          <w:t>𡉣</w:t>
        </w:r>
        <w:r w:rsidR="00577248" w:rsidRPr="00577248">
          <w:rPr>
            <w:rFonts w:ascii="SimSun-ExtG" w:eastAsia="SimSun-ExtG" w:hAnsi="SimSun-ExtG" w:cs="SimSun-ExtG" w:hint="eastAsia"/>
            <w:sz w:val="30"/>
            <w:szCs w:val="30"/>
          </w:rPr>
          <w:t>𰀪</w:t>
        </w:r>
      </w:ins>
    </w:p>
    <w:p w14:paraId="31471A4B" w14:textId="2100EDE0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（</w:t>
      </w:r>
      <w:del w:id="85" w:author="Guangyu Zhu" w:date="2025-12-21T23:46:00Z" w16du:dateUtc="2025-12-21T15:46:00Z">
        <w:r w:rsidRPr="009E17BD" w:rsidDel="00577248">
          <w:rPr>
            <w:rFonts w:ascii="宋体" w:eastAsia="宋体" w:hAnsi="宋体" w:hint="eastAsia"/>
            <w:sz w:val="30"/>
            <w:szCs w:val="30"/>
          </w:rPr>
          <w:delText>圆</w:delText>
        </w:r>
      </w:del>
      <w:ins w:id="86" w:author="Guangyu Zhu" w:date="2025-12-21T23:46:00Z" w16du:dateUtc="2025-12-21T15:46:00Z">
        <w:r w:rsidR="00577248">
          <w:rPr>
            <w:rFonts w:ascii="宋体" w:eastAsia="宋体" w:hAnsi="宋体" w:hint="eastAsia"/>
            <w:sz w:val="30"/>
            <w:szCs w:val="30"/>
          </w:rPr>
          <w:t>圖</w:t>
        </w:r>
      </w:ins>
      <w:r w:rsidRPr="009E17BD">
        <w:rPr>
          <w:rFonts w:ascii="宋体" w:eastAsia="宋体" w:hAnsi="宋体" w:hint="eastAsia"/>
          <w:sz w:val="30"/>
          <w:szCs w:val="30"/>
        </w:rPr>
        <w:t>），此</w:t>
      </w:r>
      <w:ins w:id="87" w:author="Guangyu Zhu" w:date="2025-12-21T23:46:00Z" w16du:dateUtc="2025-12-21T15:46:00Z">
        <w:r w:rsidR="00577248" w:rsidRPr="00577248">
          <w:rPr>
            <w:rFonts w:ascii="宋体" w:eastAsia="宋体" w:hAnsi="宋体" w:hint="eastAsia"/>
            <w:sz w:val="30"/>
            <w:szCs w:val="30"/>
          </w:rPr>
          <w:t>⿰</w:t>
        </w:r>
        <w:r w:rsidR="00577248" w:rsidRPr="00577248">
          <w:rPr>
            <w:rFonts w:ascii="SimSun-ExtB" w:eastAsia="SimSun-ExtB" w:hAnsi="SimSun-ExtB" w:cs="SimSun-ExtB" w:hint="eastAsia"/>
            <w:sz w:val="30"/>
            <w:szCs w:val="30"/>
          </w:rPr>
          <w:t>𡉣</w:t>
        </w:r>
        <w:r w:rsidR="00577248" w:rsidRPr="00577248">
          <w:rPr>
            <w:rFonts w:ascii="SimSun-ExtG" w:eastAsia="SimSun-ExtG" w:hAnsi="SimSun-ExtG" w:cs="SimSun-ExtG" w:hint="eastAsia"/>
            <w:sz w:val="30"/>
            <w:szCs w:val="30"/>
          </w:rPr>
          <w:t>𰀪</w:t>
        </w:r>
      </w:ins>
      <w:del w:id="88" w:author="Guangyu Zhu" w:date="2025-12-21T23:46:00Z" w16du:dateUtc="2025-12-21T15:46:00Z">
        <w:r w:rsidRPr="009E17BD" w:rsidDel="00577248">
          <w:rPr>
            <w:rFonts w:ascii="宋体" w:eastAsia="宋体" w:hAnsi="宋体" w:hint="eastAsia"/>
            <w:sz w:val="30"/>
            <w:szCs w:val="30"/>
          </w:rPr>
          <w:delText>垄</w:delText>
        </w:r>
      </w:del>
      <w:r w:rsidRPr="009E17BD">
        <w:rPr>
          <w:rFonts w:ascii="宋体" w:eastAsia="宋体" w:hAnsi="宋体" w:hint="eastAsia"/>
          <w:sz w:val="30"/>
          <w:szCs w:val="30"/>
        </w:rPr>
        <w:t>（圖）得矣。”</w:t>
      </w:r>
    </w:p>
    <w:p w14:paraId="0FC888CA" w14:textId="34805DBB" w:rsidR="009E17BD" w:rsidRPr="009E17BD" w:rsidDel="00577248" w:rsidRDefault="009E17BD" w:rsidP="009E17BD">
      <w:pPr>
        <w:rPr>
          <w:del w:id="89" w:author="Guangyu Zhu" w:date="2025-12-21T23:46:00Z" w16du:dateUtc="2025-12-21T15:46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《語叢四》：“鋊之而不可，必</w:t>
      </w:r>
      <w:ins w:id="90" w:author="Guangyu Zhu" w:date="2025-12-21T23:47:00Z" w16du:dateUtc="2025-12-21T15:47:00Z">
        <w:r w:rsidR="00577248" w:rsidRPr="00577248">
          <w:rPr>
            <w:rFonts w:ascii="宋体" w:eastAsia="宋体" w:hAnsi="宋体" w:hint="eastAsia"/>
            <w:sz w:val="30"/>
            <w:szCs w:val="30"/>
          </w:rPr>
          <w:t>⿱民</w:t>
        </w:r>
        <w:r w:rsidR="00577248" w:rsidRPr="00577248">
          <w:rPr>
            <w:rFonts w:ascii="SimSun-ExtG" w:eastAsia="SimSun-ExtG" w:hAnsi="SimSun-ExtG" w:cs="SimSun-ExtG" w:hint="eastAsia"/>
            <w:sz w:val="30"/>
            <w:szCs w:val="30"/>
          </w:rPr>
          <w:t>𰆸</w:t>
        </w:r>
      </w:ins>
      <w:r w:rsidRPr="009E17BD">
        <w:rPr>
          <w:rFonts w:ascii="宋体" w:eastAsia="宋体" w:hAnsi="宋体" w:hint="eastAsia"/>
          <w:sz w:val="30"/>
          <w:szCs w:val="30"/>
        </w:rPr>
        <w:t>（文）以</w:t>
      </w:r>
    </w:p>
    <w:p w14:paraId="1B34632F" w14:textId="77777777" w:rsidR="009E17BD" w:rsidRPr="009E17BD" w:rsidRDefault="009E17BD" w:rsidP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訛，母（毋）命（令）智（知）我。”</w:t>
      </w:r>
    </w:p>
    <w:p w14:paraId="43CDC596" w14:textId="405C1A88" w:rsidR="009E17BD" w:rsidRPr="009E17BD" w:rsidDel="00577248" w:rsidRDefault="009E17BD" w:rsidP="009E17BD">
      <w:pPr>
        <w:rPr>
          <w:del w:id="91" w:author="Guangyu Zhu" w:date="2025-12-21T23:47:00Z" w16du:dateUtc="2025-12-21T15:47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《鲁邦》：“女（如）母（毋）</w:t>
      </w:r>
      <w:ins w:id="92" w:author="Guangyu Zhu" w:date="2025-12-21T23:47:00Z" w16du:dateUtc="2025-12-21T15:47:00Z">
        <w:r w:rsidR="00577248">
          <w:rPr>
            <w:rFonts w:ascii="宋体" w:eastAsia="宋体" w:hAnsi="宋体" w:hint="eastAsia"/>
            <w:sz w:val="30"/>
            <w:szCs w:val="30"/>
          </w:rPr>
          <w:t>㤅</w:t>
        </w:r>
      </w:ins>
      <w:r w:rsidRPr="009E17BD">
        <w:rPr>
          <w:rFonts w:ascii="宋体" w:eastAsia="宋体" w:hAnsi="宋体" w:hint="eastAsia"/>
          <w:sz w:val="30"/>
          <w:szCs w:val="30"/>
        </w:rPr>
        <w:t>（愛）珪</w:t>
      </w:r>
    </w:p>
    <w:p w14:paraId="4821D838" w14:textId="7D1EE8C5" w:rsidR="009E17BD" w:rsidRPr="009E17BD" w:rsidDel="00577248" w:rsidRDefault="00577248" w:rsidP="00577248">
      <w:pPr>
        <w:rPr>
          <w:del w:id="93" w:author="Guangyu Zhu" w:date="2025-12-21T23:49:00Z" w16du:dateUtc="2025-12-21T15:49:00Z"/>
          <w:rFonts w:ascii="宋体" w:eastAsia="宋体" w:hAnsi="宋体" w:hint="eastAsia"/>
          <w:sz w:val="30"/>
          <w:szCs w:val="30"/>
        </w:rPr>
      </w:pPr>
      <w:ins w:id="94" w:author="Guangyu Zhu" w:date="2025-12-21T23:48:00Z" w16du:dateUtc="2025-12-21T15:48:00Z">
        <w:r w:rsidRPr="00577248">
          <w:rPr>
            <w:rFonts w:ascii="宋体" w:eastAsia="宋体" w:hAnsi="宋体" w:hint="eastAsia"/>
            <w:sz w:val="30"/>
            <w:szCs w:val="30"/>
          </w:rPr>
          <w:t>⿱釆巾</w:t>
        </w:r>
      </w:ins>
      <w:del w:id="95" w:author="Guangyu Zhu" w:date="2025-12-21T23:48:00Z" w16du:dateUtc="2025-12-21T15:48:00Z">
        <w:r w:rsidR="009E17BD" w:rsidRPr="009E17BD" w:rsidDel="00577248">
          <w:rPr>
            <w:rFonts w:ascii="宋体" w:eastAsia="宋体" w:hAnsi="宋体" w:hint="eastAsia"/>
            <w:sz w:val="30"/>
            <w:szCs w:val="30"/>
          </w:rPr>
          <w:delText>璧</w:delText>
        </w:r>
      </w:del>
      <w:del w:id="96" w:author="Guangyu Zhu" w:date="2025-12-21T23:47:00Z" w16du:dateUtc="2025-12-21T15:47:00Z">
        <w:r w:rsidR="009E17BD" w:rsidRPr="009E17BD" w:rsidDel="00577248">
          <w:rPr>
            <w:rFonts w:ascii="宋体" w:eastAsia="宋体" w:hAnsi="宋体" w:hint="eastAsia"/>
            <w:sz w:val="30"/>
            <w:szCs w:val="30"/>
          </w:rPr>
          <w:delText>番</w:delText>
        </w:r>
      </w:del>
      <w:r w:rsidR="009E17BD" w:rsidRPr="009E17BD">
        <w:rPr>
          <w:rFonts w:ascii="宋体" w:eastAsia="宋体" w:hAnsi="宋体" w:hint="eastAsia"/>
          <w:sz w:val="30"/>
          <w:szCs w:val="30"/>
        </w:rPr>
        <w:t>（幣）帛於山川，政（正）型（刑）與</w:t>
      </w:r>
    </w:p>
    <w:p w14:paraId="5570B62F" w14:textId="395DD06D" w:rsidR="009E17BD" w:rsidRPr="009E17BD" w:rsidRDefault="00577248" w:rsidP="00577248">
      <w:pPr>
        <w:rPr>
          <w:rFonts w:ascii="宋体" w:eastAsia="宋体" w:hAnsi="宋体" w:hint="eastAsia"/>
          <w:sz w:val="30"/>
          <w:szCs w:val="30"/>
        </w:rPr>
      </w:pPr>
      <w:ins w:id="97" w:author="Guangyu Zhu" w:date="2025-12-21T23:49:00Z" w16du:dateUtc="2025-12-21T15:49:00Z">
        <w:r w:rsidRPr="00577248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98" w:author="Guangyu Zhu" w:date="2025-12-21T23:49:00Z" w16du:dateUtc="2025-12-21T15:49:00Z">
        <w:r w:rsidR="009E17BD" w:rsidRPr="009E17BD" w:rsidDel="00577248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="009E17BD" w:rsidRPr="009E17BD">
        <w:rPr>
          <w:rFonts w:ascii="宋体" w:eastAsia="宋体" w:hAnsi="宋体" w:hint="eastAsia"/>
          <w:sz w:val="30"/>
          <w:szCs w:val="30"/>
        </w:rPr>
        <w:t>。</w:t>
      </w:r>
      <w:del w:id="99" w:author="Guangyu Zhu" w:date="2025-12-21T23:49:00Z" w16du:dateUtc="2025-12-21T15:49:00Z">
        <w:r w:rsidR="009E17BD" w:rsidRPr="009E17BD" w:rsidDel="00577248">
          <w:rPr>
            <w:rFonts w:ascii="宋体" w:eastAsia="宋体" w:hAnsi="宋体" w:hint="eastAsia"/>
            <w:sz w:val="30"/>
            <w:szCs w:val="30"/>
          </w:rPr>
          <w:delText>"</w:delText>
        </w:r>
      </w:del>
      <w:ins w:id="100" w:author="Guangyu Zhu" w:date="2025-12-21T23:49:00Z" w16du:dateUtc="2025-12-21T15:49:00Z">
        <w:r>
          <w:rPr>
            <w:rFonts w:ascii="宋体" w:eastAsia="宋体" w:hAnsi="宋体" w:hint="eastAsia"/>
            <w:sz w:val="30"/>
            <w:szCs w:val="30"/>
          </w:rPr>
          <w:t>”</w:t>
        </w:r>
      </w:ins>
    </w:p>
    <w:p w14:paraId="6009FABF" w14:textId="03213DE6" w:rsidR="009E17BD" w:rsidRPr="009E17BD" w:rsidDel="00577248" w:rsidRDefault="009E17BD" w:rsidP="009E17BD">
      <w:pPr>
        <w:rPr>
          <w:del w:id="101" w:author="Guangyu Zhu" w:date="2025-12-21T23:49:00Z" w16du:dateUtc="2025-12-21T15:49:00Z"/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《魯邦》：“女（若）夫母（毋）</w:t>
      </w:r>
      <w:del w:id="102" w:author="Guangyu Zhu" w:date="2025-12-21T23:49:00Z" w16du:dateUtc="2025-12-21T15:49:00Z">
        <w:r w:rsidRPr="009E17BD" w:rsidDel="00577248">
          <w:rPr>
            <w:rFonts w:ascii="宋体" w:eastAsia="宋体" w:hAnsi="宋体" w:hint="eastAsia"/>
            <w:sz w:val="30"/>
            <w:szCs w:val="30"/>
          </w:rPr>
          <w:delText>怨</w:delText>
        </w:r>
      </w:del>
      <w:ins w:id="103" w:author="Guangyu Zhu" w:date="2025-12-21T23:49:00Z" w16du:dateUtc="2025-12-21T15:49:00Z">
        <w:r w:rsidR="00577248">
          <w:rPr>
            <w:rFonts w:ascii="宋体" w:eastAsia="宋体" w:hAnsi="宋体" w:hint="eastAsia"/>
            <w:sz w:val="30"/>
            <w:szCs w:val="30"/>
          </w:rPr>
          <w:t>㤅</w:t>
        </w:r>
      </w:ins>
      <w:r w:rsidRPr="009E17BD">
        <w:rPr>
          <w:rFonts w:ascii="宋体" w:eastAsia="宋体" w:hAnsi="宋体" w:hint="eastAsia"/>
          <w:sz w:val="30"/>
          <w:szCs w:val="30"/>
        </w:rPr>
        <w:t>（愛）</w:t>
      </w:r>
    </w:p>
    <w:p w14:paraId="2AAAC40B" w14:textId="5AD5AEF5" w:rsidR="00015876" w:rsidRPr="009E17BD" w:rsidRDefault="009E17BD">
      <w:pPr>
        <w:rPr>
          <w:rFonts w:ascii="宋体" w:eastAsia="宋体" w:hAnsi="宋体" w:hint="eastAsia"/>
          <w:sz w:val="30"/>
          <w:szCs w:val="30"/>
        </w:rPr>
      </w:pPr>
      <w:r w:rsidRPr="009E17BD">
        <w:rPr>
          <w:rFonts w:ascii="宋体" w:eastAsia="宋体" w:hAnsi="宋体" w:hint="eastAsia"/>
          <w:sz w:val="30"/>
          <w:szCs w:val="30"/>
        </w:rPr>
        <w:t>珪璧</w:t>
      </w:r>
      <w:ins w:id="104" w:author="Guangyu Zhu" w:date="2025-12-21T23:49:00Z" w16du:dateUtc="2025-12-21T15:49:00Z">
        <w:r w:rsidR="00577248" w:rsidRPr="00577248">
          <w:rPr>
            <w:rFonts w:ascii="宋体" w:eastAsia="宋体" w:hAnsi="宋体" w:hint="eastAsia"/>
            <w:sz w:val="30"/>
            <w:szCs w:val="30"/>
          </w:rPr>
          <w:t>⿱釆巾</w:t>
        </w:r>
      </w:ins>
      <w:del w:id="105" w:author="Guangyu Zhu" w:date="2025-12-21T23:49:00Z" w16du:dateUtc="2025-12-21T15:49:00Z">
        <w:r w:rsidRPr="009E17BD" w:rsidDel="00577248">
          <w:rPr>
            <w:rFonts w:ascii="宋体" w:eastAsia="宋体" w:hAnsi="宋体" w:hint="eastAsia"/>
            <w:sz w:val="30"/>
            <w:szCs w:val="30"/>
          </w:rPr>
          <w:delText>番</w:delText>
        </w:r>
      </w:del>
      <w:r w:rsidRPr="009E17BD">
        <w:rPr>
          <w:rFonts w:ascii="宋体" w:eastAsia="宋体" w:hAnsi="宋体" w:hint="eastAsia"/>
          <w:sz w:val="30"/>
          <w:szCs w:val="30"/>
        </w:rPr>
        <w:t>（幣）帛於山川，母（毋）乃不可。”</w:t>
      </w:r>
    </w:p>
    <w:sectPr w:rsidR="00015876" w:rsidRPr="009E1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79"/>
    <w:rsid w:val="00015876"/>
    <w:rsid w:val="0003568A"/>
    <w:rsid w:val="002E6579"/>
    <w:rsid w:val="004E78F1"/>
    <w:rsid w:val="00577248"/>
    <w:rsid w:val="009B6E23"/>
    <w:rsid w:val="009E17BD"/>
    <w:rsid w:val="00DB664B"/>
    <w:rsid w:val="00E5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F413"/>
  <w15:chartTrackingRefBased/>
  <w15:docId w15:val="{E5BBD685-A957-45A5-98B4-ACEE98F5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5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5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5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5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5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5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5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5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5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5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5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5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5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5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5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5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5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5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5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5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5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5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5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579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9E1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4</cp:revision>
  <dcterms:created xsi:type="dcterms:W3CDTF">2025-12-21T12:51:00Z</dcterms:created>
  <dcterms:modified xsi:type="dcterms:W3CDTF">2025-12-21T15:50:00Z</dcterms:modified>
</cp:coreProperties>
</file>