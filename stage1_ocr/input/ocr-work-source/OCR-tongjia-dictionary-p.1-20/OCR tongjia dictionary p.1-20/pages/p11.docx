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1AF5" w14:textId="0948CDC3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菜《説北大簡&lt;妄稽&gt;篇之“孝弟（悌）茲（慈）悔”》（復旦大學出土文獻與古文字研究中心網，2016年7月15日）讀。</w:t>
      </w:r>
    </w:p>
    <w:p w14:paraId="08B60D90" w14:textId="77777777" w:rsidR="000360D6" w:rsidRPr="00FD1309" w:rsidRDefault="000360D6" w:rsidP="000360D6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D1309">
        <w:rPr>
          <w:rFonts w:ascii="宋体" w:eastAsia="宋体" w:hAnsi="宋体" w:hint="eastAsia"/>
          <w:b/>
          <w:bCs/>
          <w:sz w:val="30"/>
          <w:szCs w:val="30"/>
        </w:rPr>
        <w:t>晦與每</w:t>
      </w:r>
    </w:p>
    <w:p w14:paraId="7D5366D4" w14:textId="490A7A4C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《晏子一二》：“晏子爲壯（莊）公臣，言用，晦（每）朝，賜爵益邑。”</w:t>
      </w:r>
    </w:p>
    <w:p w14:paraId="32E9D6E2" w14:textId="320281E3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《晏子一二》：“我（俄）而不用，晦（每）朝，致邑與爵。”</w:t>
      </w:r>
    </w:p>
    <w:p w14:paraId="4FE57677" w14:textId="77777777" w:rsidR="000360D6" w:rsidRPr="00FD1309" w:rsidRDefault="000360D6" w:rsidP="000360D6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D1309">
        <w:rPr>
          <w:rFonts w:ascii="宋体" w:eastAsia="宋体" w:hAnsi="宋体" w:hint="eastAsia"/>
          <w:b/>
          <w:bCs/>
          <w:sz w:val="30"/>
          <w:szCs w:val="30"/>
        </w:rPr>
        <w:t>晦與海</w:t>
      </w:r>
    </w:p>
    <w:p w14:paraId="2A237309" w14:textId="0E8B5124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《三算》：“</w:t>
      </w:r>
      <w:ins w:id="0" w:author="Guangyu Zhu" w:date="2025-12-29T22:00:00Z" w16du:dateUtc="2025-12-29T14:00:00Z">
        <w:r w:rsidR="00FD1309" w:rsidRPr="00FD130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1" w:author="Guangyu Zhu" w:date="2025-12-29T22:00:00Z" w16du:dateUtc="2025-12-29T14:00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√</w:delText>
        </w:r>
      </w:del>
      <w:r w:rsidRPr="0004684A">
        <w:rPr>
          <w:rFonts w:ascii="宋体" w:eastAsia="宋体" w:hAnsi="宋体" w:hint="eastAsia"/>
          <w:sz w:val="30"/>
          <w:szCs w:val="30"/>
        </w:rPr>
        <w:t>下莫敢御其令，德信則晦（海）内莫不樂</w:t>
      </w:r>
      <w:bookmarkStart w:id="2" w:name="_Hlk217938057"/>
      <w:r w:rsidRPr="0004684A">
        <w:rPr>
          <w:rFonts w:ascii="宋体" w:eastAsia="宋体" w:hAnsi="宋体" w:hint="eastAsia"/>
          <w:sz w:val="30"/>
          <w:szCs w:val="30"/>
        </w:rPr>
        <w:t>褱</w:t>
      </w:r>
      <w:bookmarkEnd w:id="2"/>
      <w:r w:rsidRPr="0004684A">
        <w:rPr>
          <w:rFonts w:ascii="宋体" w:eastAsia="宋体" w:hAnsi="宋体" w:hint="eastAsia"/>
          <w:sz w:val="30"/>
          <w:szCs w:val="30"/>
        </w:rPr>
        <w:t>（懷）其德。天下</w:t>
      </w:r>
      <w:r w:rsidRPr="00FD1309">
        <w:rPr>
          <w:rFonts w:ascii="宋体" w:eastAsia="宋体" w:hAnsi="宋体" w:hint="eastAsia"/>
          <w:sz w:val="30"/>
          <w:szCs w:val="30"/>
          <w:bdr w:val="single" w:sz="4" w:space="0" w:color="auto"/>
          <w:rPrChange w:id="3" w:author="Guangyu Zhu" w:date="2025-12-29T22:00:00Z" w16du:dateUtc="2025-12-29T14:00:00Z">
            <w:rPr>
              <w:rFonts w:ascii="宋体" w:eastAsia="宋体" w:hAnsi="宋体" w:hint="eastAsia"/>
              <w:sz w:val="30"/>
              <w:szCs w:val="30"/>
            </w:rPr>
          </w:rPrChange>
        </w:rPr>
        <w:t>莫敢御其令</w:t>
      </w:r>
      <w:r w:rsidRPr="0004684A">
        <w:rPr>
          <w:rFonts w:ascii="宋体" w:eastAsia="宋体" w:hAnsi="宋体" w:hint="eastAsia"/>
          <w:sz w:val="30"/>
          <w:szCs w:val="30"/>
        </w:rPr>
        <w:t>而晦（海）内莫不樂</w:t>
      </w:r>
      <w:ins w:id="4" w:author="Guangyu Zhu" w:date="2025-12-29T22:00:00Z" w16du:dateUtc="2025-12-29T14:00:00Z">
        <w:r w:rsidR="00FD1309" w:rsidRPr="0004684A">
          <w:rPr>
            <w:rFonts w:ascii="宋体" w:eastAsia="宋体" w:hAnsi="宋体" w:hint="eastAsia"/>
            <w:sz w:val="30"/>
            <w:szCs w:val="30"/>
          </w:rPr>
          <w:t>褱</w:t>
        </w:r>
      </w:ins>
      <w:del w:id="5" w:author="Guangyu Zhu" w:date="2025-12-29T22:00:00Z" w16du:dateUtc="2025-12-29T14:00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裹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（懷）其德，則王之實已</w:t>
      </w:r>
      <w:ins w:id="6" w:author="Guangyu Zhu" w:date="2025-12-29T22:00:00Z" w16du:dateUtc="2025-12-29T14:00:00Z">
        <w:r w:rsidR="00FD1309" w:rsidRPr="00FD130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7" w:author="Guangyu Zhu" w:date="2025-12-29T22:00:00Z" w16du:dateUtc="2025-12-29T14:00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04684A">
        <w:rPr>
          <w:rFonts w:ascii="宋体" w:eastAsia="宋体" w:hAnsi="宋体" w:hint="eastAsia"/>
          <w:sz w:val="30"/>
          <w:szCs w:val="30"/>
        </w:rPr>
        <w:t>。”</w:t>
      </w:r>
    </w:p>
    <w:p w14:paraId="2D00F577" w14:textId="77777777" w:rsidR="000360D6" w:rsidRPr="00FD1309" w:rsidRDefault="000360D6" w:rsidP="000360D6">
      <w:pPr>
        <w:rPr>
          <w:rFonts w:ascii="宋体" w:eastAsia="宋体" w:hAnsi="宋体" w:hint="eastAsia"/>
          <w:b/>
          <w:bCs/>
          <w:sz w:val="30"/>
          <w:szCs w:val="30"/>
          <w:rPrChange w:id="8" w:author="Guangyu Zhu" w:date="2025-12-29T22:00:00Z" w16du:dateUtc="2025-12-29T14:0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D1309">
        <w:rPr>
          <w:rFonts w:ascii="宋体" w:eastAsia="宋体" w:hAnsi="宋体" w:hint="eastAsia"/>
          <w:b/>
          <w:bCs/>
          <w:sz w:val="30"/>
          <w:szCs w:val="30"/>
          <w:rPrChange w:id="9" w:author="Guangyu Zhu" w:date="2025-12-29T22:00:00Z" w16du:dateUtc="2025-12-29T14:00:00Z">
            <w:rPr>
              <w:rFonts w:ascii="宋体" w:eastAsia="宋体" w:hAnsi="宋体" w:hint="eastAsia"/>
              <w:sz w:val="30"/>
              <w:szCs w:val="30"/>
            </w:rPr>
          </w:rPrChange>
        </w:rPr>
        <w:t>敏與每</w:t>
      </w:r>
    </w:p>
    <w:p w14:paraId="5615F3A3" w14:textId="3C4A6ACC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《泰射》：“若中，則澤（釋）獲敏（每）一个澤（釋）一筭，上射於右，下射於左。”</w:t>
      </w:r>
    </w:p>
    <w:p w14:paraId="194D9AAF" w14:textId="0DEFE868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《泰射》：“敏（每）委異之，有餘純，則橫諸下。”</w:t>
      </w:r>
    </w:p>
    <w:p w14:paraId="5133DCBA" w14:textId="77777777" w:rsidR="000360D6" w:rsidRPr="00FD1309" w:rsidRDefault="000360D6" w:rsidP="000360D6">
      <w:pPr>
        <w:rPr>
          <w:rFonts w:ascii="宋体" w:eastAsia="宋体" w:hAnsi="宋体" w:hint="eastAsia"/>
          <w:b/>
          <w:bCs/>
          <w:sz w:val="30"/>
          <w:szCs w:val="30"/>
          <w:rPrChange w:id="10" w:author="Guangyu Zhu" w:date="2025-12-29T22:01:00Z" w16du:dateUtc="2025-12-29T14:0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D1309">
        <w:rPr>
          <w:rFonts w:ascii="宋体" w:eastAsia="宋体" w:hAnsi="宋体" w:hint="eastAsia"/>
          <w:b/>
          <w:bCs/>
          <w:sz w:val="30"/>
          <w:szCs w:val="30"/>
          <w:rPrChange w:id="11" w:author="Guangyu Zhu" w:date="2025-12-29T22:01:00Z" w16du:dateUtc="2025-12-29T14:01:00Z">
            <w:rPr>
              <w:rFonts w:ascii="宋体" w:eastAsia="宋体" w:hAnsi="宋体" w:hint="eastAsia"/>
              <w:sz w:val="30"/>
              <w:szCs w:val="30"/>
            </w:rPr>
          </w:rPrChange>
        </w:rPr>
        <w:t>誨與每</w:t>
      </w:r>
    </w:p>
    <w:p w14:paraId="34677479" w14:textId="47B39E85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《脈者》：“誨（每）旦</w:t>
      </w:r>
      <w:r w:rsidRPr="00FD1309">
        <w:rPr>
          <w:rFonts w:ascii="宋体" w:eastAsia="宋体" w:hAnsi="宋体" w:hint="eastAsia"/>
          <w:sz w:val="30"/>
          <w:szCs w:val="30"/>
          <w:bdr w:val="single" w:sz="4" w:space="0" w:color="auto"/>
          <w:rPrChange w:id="12" w:author="Guangyu Zhu" w:date="2025-12-29T22:01:00Z" w16du:dateUtc="2025-12-29T14:01:00Z">
            <w:rPr>
              <w:rFonts w:ascii="宋体" w:eastAsia="宋体" w:hAnsi="宋体" w:hint="eastAsia"/>
              <w:sz w:val="30"/>
              <w:szCs w:val="30"/>
            </w:rPr>
          </w:rPrChange>
        </w:rPr>
        <w:t>先</w:t>
      </w:r>
      <w:r w:rsidRPr="0004684A">
        <w:rPr>
          <w:rFonts w:ascii="宋体" w:eastAsia="宋体" w:hAnsi="宋体" w:hint="eastAsia"/>
          <w:sz w:val="30"/>
          <w:szCs w:val="30"/>
        </w:rPr>
        <w:t>食，取三</w:t>
      </w:r>
      <w:r w:rsidRPr="00FD1309">
        <w:rPr>
          <w:rFonts w:ascii="宋体" w:eastAsia="宋体" w:hAnsi="宋体" w:hint="eastAsia"/>
          <w:sz w:val="30"/>
          <w:szCs w:val="30"/>
          <w:bdr w:val="single" w:sz="4" w:space="0" w:color="auto"/>
          <w:rPrChange w:id="13" w:author="Guangyu Zhu" w:date="2025-12-29T22:01:00Z" w16du:dateUtc="2025-12-29T14:01:00Z">
            <w:rPr>
              <w:rFonts w:ascii="宋体" w:eastAsia="宋体" w:hAnsi="宋体" w:hint="eastAsia"/>
              <w:sz w:val="30"/>
              <w:szCs w:val="30"/>
            </w:rPr>
          </w:rPrChange>
        </w:rPr>
        <w:t>指大撮</w:t>
      </w:r>
      <w:r w:rsidRPr="0004684A">
        <w:rPr>
          <w:rFonts w:ascii="宋体" w:eastAsia="宋体" w:hAnsi="宋体" w:hint="eastAsia"/>
          <w:sz w:val="30"/>
          <w:szCs w:val="30"/>
        </w:rPr>
        <w:t>三，以溫酒一杯和，飲之。”</w:t>
      </w:r>
    </w:p>
    <w:p w14:paraId="1D118EE0" w14:textId="7C78C71D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《殘片三》：“</w:t>
      </w:r>
      <w:ins w:id="14" w:author="Guangyu Zhu" w:date="2025-12-29T22:01:00Z" w16du:dateUtc="2025-12-29T14:01:00Z">
        <w:r w:rsidR="00FD1309" w:rsidRPr="00FD130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15" w:author="Guangyu Zhu" w:date="2025-12-29T22:01:00Z" w16du:dateUtc="2025-12-29T14:01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√</w:delText>
        </w:r>
      </w:del>
      <w:r w:rsidRPr="0004684A">
        <w:rPr>
          <w:rFonts w:ascii="宋体" w:eastAsia="宋体" w:hAnsi="宋体" w:hint="eastAsia"/>
          <w:sz w:val="30"/>
          <w:szCs w:val="30"/>
        </w:rPr>
        <w:t>冶之，誨（每）食，入三</w:t>
      </w:r>
      <w:r w:rsidRPr="00FD1309">
        <w:rPr>
          <w:rFonts w:ascii="宋体" w:eastAsia="宋体" w:hAnsi="宋体" w:hint="eastAsia"/>
          <w:sz w:val="30"/>
          <w:szCs w:val="30"/>
          <w:bdr w:val="single" w:sz="4" w:space="0" w:color="auto"/>
          <w:rPrChange w:id="16" w:author="Guangyu Zhu" w:date="2025-12-29T22:02:00Z" w16du:dateUtc="2025-12-29T14:02:00Z">
            <w:rPr>
              <w:rFonts w:ascii="宋体" w:eastAsia="宋体" w:hAnsi="宋体" w:hint="eastAsia"/>
              <w:sz w:val="30"/>
              <w:szCs w:val="30"/>
            </w:rPr>
          </w:rPrChange>
        </w:rPr>
        <w:t>指撮</w:t>
      </w:r>
      <w:ins w:id="17" w:author="Guangyu Zhu" w:date="2025-12-29T22:02:00Z" w16du:dateUtc="2025-12-29T14:02:00Z">
        <w:r w:rsidR="00FD1309" w:rsidRPr="00FD130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18" w:author="Guangyu Zhu" w:date="2025-12-29T22:02:00Z" w16du:dateUtc="2025-12-29T14:02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04684A">
        <w:rPr>
          <w:rFonts w:ascii="宋体" w:eastAsia="宋体" w:hAnsi="宋体" w:hint="eastAsia"/>
          <w:sz w:val="30"/>
          <w:szCs w:val="30"/>
        </w:rPr>
        <w:t>。”</w:t>
      </w:r>
    </w:p>
    <w:p w14:paraId="155C1BBB" w14:textId="045D8112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</w:t>
      </w:r>
      <w:del w:id="19" w:author="Guangyu Zhu" w:date="2025-12-29T22:02:00Z" w16du:dateUtc="2025-12-29T14:02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养</w:delText>
        </w:r>
      </w:del>
      <w:ins w:id="20" w:author="Guangyu Zhu" w:date="2025-12-29T22:02:00Z" w16du:dateUtc="2025-12-29T14:02:00Z">
        <w:r w:rsidR="00FD1309">
          <w:rPr>
            <w:rFonts w:ascii="宋体" w:eastAsia="宋体" w:hAnsi="宋体" w:hint="eastAsia"/>
            <w:sz w:val="30"/>
            <w:szCs w:val="30"/>
          </w:rPr>
          <w:t>養</w:t>
        </w:r>
      </w:ins>
      <w:r w:rsidRPr="0004684A">
        <w:rPr>
          <w:rFonts w:ascii="宋体" w:eastAsia="宋体" w:hAnsi="宋体" w:hint="eastAsia"/>
          <w:sz w:val="30"/>
          <w:szCs w:val="30"/>
        </w:rPr>
        <w:t>生方》：“誨（每）飲，三指最（撮）入酒中。”</w:t>
      </w:r>
    </w:p>
    <w:p w14:paraId="6F222FDD" w14:textId="12A60A7F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《養生方》：“</w:t>
      </w:r>
      <w:ins w:id="21" w:author="Guangyu Zhu" w:date="2025-12-29T22:02:00Z" w16du:dateUtc="2025-12-29T14:02:00Z">
        <w:r w:rsidR="00FD1309" w:rsidRPr="00FD130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22" w:author="Guangyu Zhu" w:date="2025-12-29T22:02:00Z" w16du:dateUtc="2025-12-29T14:02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口</w:delText>
        </w:r>
      </w:del>
      <w:r w:rsidRPr="0004684A">
        <w:rPr>
          <w:rFonts w:ascii="宋体" w:eastAsia="宋体" w:hAnsi="宋体" w:hint="eastAsia"/>
          <w:sz w:val="30"/>
          <w:szCs w:val="30"/>
        </w:rPr>
        <w:t>稻醴孰（熟），即誨（每）朝厭（饜）欼（歠）□□□□□□更</w:t>
      </w:r>
      <w:ins w:id="23" w:author="Guangyu Zhu" w:date="2025-12-29T22:02:00Z" w16du:dateUtc="2025-12-29T14:02:00Z">
        <w:r w:rsidR="00FD1309" w:rsidRPr="00FD130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24" w:author="Guangyu Zhu" w:date="2025-12-29T22:02:00Z" w16du:dateUtc="2025-12-29T14:02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04684A">
        <w:rPr>
          <w:rFonts w:ascii="宋体" w:eastAsia="宋体" w:hAnsi="宋体" w:hint="eastAsia"/>
          <w:sz w:val="30"/>
          <w:szCs w:val="30"/>
        </w:rPr>
        <w:t>。”</w:t>
      </w:r>
    </w:p>
    <w:p w14:paraId="6323570D" w14:textId="77D45BE4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《養生方》：“誨（每）食，以酒飲三指最（撮）。”</w:t>
      </w:r>
    </w:p>
    <w:p w14:paraId="5DCF7E43" w14:textId="77777777" w:rsidR="000360D6" w:rsidRPr="00FD1309" w:rsidRDefault="000360D6" w:rsidP="000360D6">
      <w:pPr>
        <w:rPr>
          <w:rFonts w:ascii="宋体" w:eastAsia="宋体" w:hAnsi="宋体" w:hint="eastAsia"/>
          <w:b/>
          <w:bCs/>
          <w:sz w:val="30"/>
          <w:szCs w:val="30"/>
          <w:rPrChange w:id="25" w:author="Guangyu Zhu" w:date="2025-12-29T22:03:00Z" w16du:dateUtc="2025-12-29T14:0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D1309">
        <w:rPr>
          <w:rFonts w:ascii="宋体" w:eastAsia="宋体" w:hAnsi="宋体" w:hint="eastAsia"/>
          <w:b/>
          <w:bCs/>
          <w:sz w:val="30"/>
          <w:szCs w:val="30"/>
          <w:rPrChange w:id="26" w:author="Guangyu Zhu" w:date="2025-12-29T22:03:00Z" w16du:dateUtc="2025-12-29T14:03:00Z">
            <w:rPr>
              <w:rFonts w:ascii="宋体" w:eastAsia="宋体" w:hAnsi="宋体" w:hint="eastAsia"/>
              <w:sz w:val="30"/>
              <w:szCs w:val="30"/>
            </w:rPr>
          </w:rPrChange>
        </w:rPr>
        <w:lastRenderedPageBreak/>
        <w:t>誨與悔</w:t>
      </w:r>
    </w:p>
    <w:p w14:paraId="36E981CF" w14:textId="25487646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《要》：“易曰：‘不遠復，无</w:t>
      </w:r>
      <w:del w:id="27" w:author="Guangyu Zhu" w:date="2025-12-29T22:03:00Z" w16du:dateUtc="2025-12-29T14:03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墓</w:delText>
        </w:r>
      </w:del>
      <w:ins w:id="28" w:author="Guangyu Zhu" w:date="2025-12-29T22:03:00Z" w16du:dateUtc="2025-12-29T14:03:00Z">
        <w:r w:rsidR="00FD1309" w:rsidRPr="00FD1309">
          <w:rPr>
            <w:rFonts w:ascii="SimSun-ExtB" w:eastAsia="SimSun-ExtB" w:hAnsi="SimSun-ExtB" w:cs="SimSun-ExtB" w:hint="eastAsia"/>
            <w:sz w:val="30"/>
            <w:szCs w:val="30"/>
          </w:rPr>
          <w:t>𦳚</w:t>
        </w:r>
      </w:ins>
      <w:r w:rsidRPr="0004684A">
        <w:rPr>
          <w:rFonts w:ascii="宋体" w:eastAsia="宋体" w:hAnsi="宋体" w:hint="eastAsia"/>
          <w:sz w:val="30"/>
          <w:szCs w:val="30"/>
        </w:rPr>
        <w:t>（祇）誨（悔），元吉。’”</w:t>
      </w:r>
    </w:p>
    <w:p w14:paraId="3725AEDA" w14:textId="77777777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《荊決》：“盈意中欲，其後不誨（悔）。”</w:t>
      </w:r>
    </w:p>
    <w:p w14:paraId="3BB1B411" w14:textId="77777777" w:rsidR="000360D6" w:rsidRPr="00FD1309" w:rsidRDefault="000360D6" w:rsidP="000360D6">
      <w:pPr>
        <w:rPr>
          <w:rFonts w:ascii="宋体" w:eastAsia="宋体" w:hAnsi="宋体" w:hint="eastAsia"/>
          <w:b/>
          <w:bCs/>
          <w:sz w:val="30"/>
          <w:szCs w:val="30"/>
          <w:rPrChange w:id="29" w:author="Guangyu Zhu" w:date="2025-12-29T22:04:00Z" w16du:dateUtc="2025-12-29T14:0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D1309">
        <w:rPr>
          <w:rFonts w:ascii="宋体" w:eastAsia="宋体" w:hAnsi="宋体" w:hint="eastAsia"/>
          <w:b/>
          <w:bCs/>
          <w:sz w:val="30"/>
          <w:szCs w:val="30"/>
          <w:rPrChange w:id="30" w:author="Guangyu Zhu" w:date="2025-12-29T22:04:00Z" w16du:dateUtc="2025-12-29T14:04:00Z">
            <w:rPr>
              <w:rFonts w:ascii="宋体" w:eastAsia="宋体" w:hAnsi="宋体" w:hint="eastAsia"/>
              <w:sz w:val="30"/>
              <w:szCs w:val="30"/>
            </w:rPr>
          </w:rPrChange>
        </w:rPr>
        <w:t>誨與謀</w:t>
      </w:r>
    </w:p>
    <w:p w14:paraId="1498941D" w14:textId="0A8C45B8" w:rsidR="000360D6" w:rsidRPr="0004684A" w:rsidRDefault="000360D6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《厚父》：“今民莫不曰余</w:t>
      </w:r>
      <w:ins w:id="31" w:author="Guangyu Zhu" w:date="2025-12-29T22:04:00Z" w16du:dateUtc="2025-12-29T14:04:00Z">
        <w:r w:rsidR="00FD1309" w:rsidRPr="00FD1309">
          <w:rPr>
            <w:rFonts w:ascii="SimSun-ExtB" w:eastAsia="SimSun-ExtB" w:hAnsi="SimSun-ExtB" w:cs="SimSun-ExtB" w:hint="eastAsia"/>
            <w:sz w:val="30"/>
            <w:szCs w:val="30"/>
          </w:rPr>
          <w:t>𭑼</w:t>
        </w:r>
      </w:ins>
      <w:del w:id="32" w:author="Guangyu Zhu" w:date="2025-12-29T22:04:00Z" w16du:dateUtc="2025-12-29T14:04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媒</w:delText>
        </w:r>
      </w:del>
      <w:r w:rsidRPr="0004684A">
        <w:rPr>
          <w:rFonts w:ascii="宋体" w:eastAsia="宋体" w:hAnsi="宋体" w:hint="eastAsia"/>
          <w:sz w:val="30"/>
          <w:szCs w:val="30"/>
        </w:rPr>
        <w:t>（保）</w:t>
      </w:r>
      <w:ins w:id="33" w:author="Guangyu Zhu" w:date="2025-12-29T22:04:00Z" w16du:dateUtc="2025-12-29T14:04:00Z">
        <w:r w:rsidR="00FD1309" w:rsidRPr="00FD1309">
          <w:rPr>
            <w:rFonts w:ascii="SimSun-ExtB" w:eastAsia="SimSun-ExtB" w:hAnsi="SimSun-ExtB" w:cs="SimSun-ExtB" w:hint="eastAsia"/>
            <w:sz w:val="30"/>
            <w:szCs w:val="30"/>
          </w:rPr>
          <w:t>𡥈</w:t>
        </w:r>
      </w:ins>
      <w:r w:rsidRPr="0004684A">
        <w:rPr>
          <w:rFonts w:ascii="宋体" w:eastAsia="宋体" w:hAnsi="宋体" w:hint="eastAsia"/>
          <w:sz w:val="30"/>
          <w:szCs w:val="30"/>
        </w:rPr>
        <w:t>（教）明惪（德），亦鮮克以誨（謀）。”</w:t>
      </w:r>
    </w:p>
    <w:p w14:paraId="029AA191" w14:textId="6F58259B" w:rsidR="0004684A" w:rsidRPr="00FD1309" w:rsidRDefault="00FD1309" w:rsidP="0004684A">
      <w:pPr>
        <w:rPr>
          <w:rFonts w:ascii="宋体" w:eastAsia="宋体" w:hAnsi="宋体" w:hint="eastAsia"/>
          <w:b/>
          <w:bCs/>
          <w:sz w:val="30"/>
          <w:szCs w:val="30"/>
          <w:rPrChange w:id="34" w:author="Guangyu Zhu" w:date="2025-12-29T22:05:00Z" w16du:dateUtc="2025-12-29T14:05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35" w:author="Guangyu Zhu" w:date="2025-12-29T22:05:00Z" w16du:dateUtc="2025-12-29T14:05:00Z">
        <w:r w:rsidRPr="00FD1309">
          <w:rPr>
            <w:rFonts w:ascii="宋体" w:eastAsia="宋体" w:hAnsi="宋体" w:hint="eastAsia"/>
            <w:b/>
            <w:bCs/>
            <w:sz w:val="30"/>
            <w:szCs w:val="30"/>
          </w:rPr>
          <w:t>⿰母力</w:t>
        </w:r>
      </w:ins>
      <w:del w:id="36" w:author="Guangyu Zhu" w:date="2025-12-29T22:05:00Z" w16du:dateUtc="2025-12-29T14:05:00Z">
        <w:r w:rsidR="0004684A" w:rsidRPr="00FD1309" w:rsidDel="00FD1309">
          <w:rPr>
            <w:rFonts w:ascii="宋体" w:eastAsia="宋体" w:hAnsi="宋体" w:hint="eastAsia"/>
            <w:b/>
            <w:bCs/>
            <w:sz w:val="30"/>
            <w:szCs w:val="30"/>
            <w:rPrChange w:id="37" w:author="Guangyu Zhu" w:date="2025-12-29T22:05:00Z" w16du:dateUtc="2025-12-29T14:05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母</w:delText>
        </w:r>
      </w:del>
      <w:r w:rsidR="0004684A" w:rsidRPr="00FD1309">
        <w:rPr>
          <w:rFonts w:ascii="宋体" w:eastAsia="宋体" w:hAnsi="宋体" w:hint="eastAsia"/>
          <w:b/>
          <w:bCs/>
          <w:sz w:val="30"/>
          <w:szCs w:val="30"/>
          <w:rPrChange w:id="38" w:author="Guangyu Zhu" w:date="2025-12-29T22:05:00Z" w16du:dateUtc="2025-12-29T14:05:00Z">
            <w:rPr>
              <w:rFonts w:ascii="宋体" w:eastAsia="宋体" w:hAnsi="宋体" w:hint="eastAsia"/>
              <w:sz w:val="30"/>
              <w:szCs w:val="30"/>
            </w:rPr>
          </w:rPrChange>
        </w:rPr>
        <w:t>與敏</w:t>
      </w:r>
    </w:p>
    <w:p w14:paraId="0134E144" w14:textId="3A42A352" w:rsidR="0004684A" w:rsidRPr="0004684A" w:rsidRDefault="0004684A" w:rsidP="0004684A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《彭祖》：“朕</w:t>
      </w:r>
      <w:del w:id="39" w:author="Guangyu Zhu" w:date="2025-12-29T22:05:00Z" w16du:dateUtc="2025-12-29T14:05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孥</w:delText>
        </w:r>
      </w:del>
      <w:ins w:id="40" w:author="Guangyu Zhu" w:date="2025-12-29T22:06:00Z" w16du:dateUtc="2025-12-29T14:06:00Z">
        <w:r w:rsidR="00FD1309" w:rsidRPr="00FD1309">
          <w:rPr>
            <w:rFonts w:ascii="SimSun-ExtB" w:eastAsia="SimSun-ExtB" w:hAnsi="SimSun-ExtB" w:cs="SimSun-ExtB" w:hint="eastAsia"/>
            <w:sz w:val="30"/>
            <w:szCs w:val="30"/>
          </w:rPr>
          <w:t>𡥝</w:t>
        </w:r>
      </w:ins>
      <w:r w:rsidRPr="0004684A">
        <w:rPr>
          <w:rFonts w:ascii="宋体" w:eastAsia="宋体" w:hAnsi="宋体" w:hint="eastAsia"/>
          <w:sz w:val="30"/>
          <w:szCs w:val="30"/>
        </w:rPr>
        <w:t>（幼）不</w:t>
      </w:r>
      <w:ins w:id="41" w:author="Guangyu Zhu" w:date="2025-12-29T22:06:00Z" w16du:dateUtc="2025-12-29T14:06:00Z">
        <w:r w:rsidR="00FD1309" w:rsidRPr="00FD1309">
          <w:rPr>
            <w:rFonts w:ascii="宋体" w:eastAsia="宋体" w:hAnsi="宋体" w:hint="eastAsia"/>
            <w:sz w:val="30"/>
            <w:szCs w:val="30"/>
          </w:rPr>
          <w:t>⿰母力</w:t>
        </w:r>
      </w:ins>
      <w:del w:id="42" w:author="Guangyu Zhu" w:date="2025-12-29T22:06:00Z" w16du:dateUtc="2025-12-29T14:06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动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（敏），既得昏（聞）道，</w:t>
      </w:r>
      <w:ins w:id="43" w:author="Guangyu Zhu" w:date="2025-12-29T22:06:00Z" w16du:dateUtc="2025-12-29T14:06:00Z">
        <w:r w:rsidR="00FD1309" w:rsidRPr="00FD1309">
          <w:rPr>
            <w:rFonts w:ascii="SimSun-ExtB" w:eastAsia="SimSun-ExtB" w:hAnsi="SimSun-ExtB" w:cs="SimSun-ExtB" w:hint="eastAsia"/>
            <w:sz w:val="30"/>
            <w:szCs w:val="30"/>
          </w:rPr>
          <w:t>𢖶</w:t>
        </w:r>
      </w:ins>
      <w:del w:id="44" w:author="Guangyu Zhu" w:date="2025-12-29T22:06:00Z" w16du:dateUtc="2025-12-29T14:06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忐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（恐）弗能守。”</w:t>
      </w:r>
    </w:p>
    <w:p w14:paraId="64B299E9" w14:textId="77777777" w:rsidR="0004684A" w:rsidRPr="00FD1309" w:rsidRDefault="0004684A" w:rsidP="0004684A">
      <w:pPr>
        <w:rPr>
          <w:rFonts w:ascii="宋体" w:eastAsia="宋体" w:hAnsi="宋体" w:hint="eastAsia"/>
          <w:b/>
          <w:bCs/>
          <w:sz w:val="30"/>
          <w:szCs w:val="30"/>
          <w:rPrChange w:id="45" w:author="Guangyu Zhu" w:date="2025-12-29T22:07:00Z" w16du:dateUtc="2025-12-29T14:0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D1309">
        <w:rPr>
          <w:rFonts w:ascii="宋体" w:eastAsia="宋体" w:hAnsi="宋体" w:hint="eastAsia"/>
          <w:b/>
          <w:bCs/>
          <w:sz w:val="30"/>
          <w:szCs w:val="30"/>
          <w:rPrChange w:id="46" w:author="Guangyu Zhu" w:date="2025-12-29T22:07:00Z" w16du:dateUtc="2025-12-29T14:07:00Z">
            <w:rPr>
              <w:rFonts w:ascii="宋体" w:eastAsia="宋体" w:hAnsi="宋体" w:hint="eastAsia"/>
              <w:sz w:val="30"/>
              <w:szCs w:val="30"/>
            </w:rPr>
          </w:rPrChange>
        </w:rPr>
        <w:t>拇與栂</w:t>
      </w:r>
    </w:p>
    <w:p w14:paraId="32C776ED" w14:textId="77777777" w:rsidR="0004684A" w:rsidRPr="0004684A" w:rsidRDefault="0004684A" w:rsidP="0004684A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《周易·咸》：“初六：欽（咸）其拇。”按，帛書本拇作栂。下同。</w:t>
      </w:r>
    </w:p>
    <w:p w14:paraId="6702DF2A" w14:textId="11C2364B" w:rsidR="00FD1309" w:rsidRDefault="0004684A" w:rsidP="0004684A">
      <w:pPr>
        <w:rPr>
          <w:ins w:id="47" w:author="Guangyu Zhu" w:date="2025-12-29T22:06:00Z" w16du:dateUtc="2025-12-29T14:06:00Z"/>
          <w:rFonts w:ascii="宋体" w:eastAsia="宋体" w:hAnsi="宋体" w:cs="等线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《周易</w:t>
      </w:r>
      <w:r w:rsidRPr="0004684A">
        <w:rPr>
          <w:rFonts w:ascii="微软雅黑" w:eastAsia="微软雅黑" w:hAnsi="微软雅黑" w:cs="微软雅黑" w:hint="eastAsia"/>
          <w:sz w:val="30"/>
          <w:szCs w:val="30"/>
        </w:rPr>
        <w:t>・</w:t>
      </w:r>
      <w:r w:rsidRPr="0004684A">
        <w:rPr>
          <w:rFonts w:ascii="宋体" w:eastAsia="宋体" w:hAnsi="宋体" w:cs="等线" w:hint="eastAsia"/>
          <w:sz w:val="30"/>
          <w:szCs w:val="30"/>
        </w:rPr>
        <w:t>解》：“九四：</w:t>
      </w:r>
      <w:ins w:id="48" w:author="Guangyu Zhu" w:date="2025-12-29T22:07:00Z" w16du:dateUtc="2025-12-29T14:07:00Z">
        <w:r w:rsidR="00FD1309" w:rsidRPr="00FD1309">
          <w:rPr>
            <w:rFonts w:ascii="宋体" w:eastAsia="宋体" w:hAnsi="宋体" w:cs="等线" w:hint="eastAsia"/>
            <w:sz w:val="30"/>
            <w:szCs w:val="30"/>
          </w:rPr>
          <w:t>繲</w:t>
        </w:r>
      </w:ins>
      <w:del w:id="49" w:author="Guangyu Zhu" w:date="2025-12-29T22:07:00Z" w16du:dateUtc="2025-12-29T14:07:00Z">
        <w:r w:rsidRPr="0004684A" w:rsidDel="00FD1309">
          <w:rPr>
            <w:rFonts w:ascii="宋体" w:eastAsia="宋体" w:hAnsi="宋体" w:cs="等线" w:hint="eastAsia"/>
            <w:sz w:val="30"/>
            <w:szCs w:val="30"/>
          </w:rPr>
          <w:delText>網</w:delText>
        </w:r>
      </w:del>
      <w:r w:rsidRPr="0004684A">
        <w:rPr>
          <w:rFonts w:ascii="宋体" w:eastAsia="宋体" w:hAnsi="宋体" w:cs="等线" w:hint="eastAsia"/>
          <w:sz w:val="30"/>
          <w:szCs w:val="30"/>
        </w:rPr>
        <w:t>（解）其拇</w:t>
      </w:r>
      <w:ins w:id="50" w:author="Guangyu Zhu" w:date="2025-12-29T22:07:00Z" w16du:dateUtc="2025-12-29T14:07:00Z">
        <w:r w:rsidR="00FD1309" w:rsidRPr="00FD130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r w:rsidRPr="0004684A">
        <w:rPr>
          <w:rFonts w:ascii="宋体" w:eastAsia="宋体" w:hAnsi="宋体" w:cs="等线" w:hint="eastAsia"/>
          <w:sz w:val="30"/>
          <w:szCs w:val="30"/>
        </w:rPr>
        <w:t>。”</w:t>
      </w:r>
    </w:p>
    <w:p w14:paraId="292A2F6D" w14:textId="502643C6" w:rsidR="0004684A" w:rsidRPr="00FD1309" w:rsidRDefault="0004684A" w:rsidP="0004684A">
      <w:pPr>
        <w:rPr>
          <w:rFonts w:ascii="宋体" w:eastAsia="宋体" w:hAnsi="宋体" w:hint="eastAsia"/>
          <w:b/>
          <w:bCs/>
          <w:sz w:val="30"/>
          <w:szCs w:val="30"/>
          <w:rPrChange w:id="51" w:author="Guangyu Zhu" w:date="2025-12-29T22:07:00Z" w16du:dateUtc="2025-12-29T14:0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D1309">
        <w:rPr>
          <w:rFonts w:ascii="宋体" w:eastAsia="宋体" w:hAnsi="宋体" w:cs="等线" w:hint="eastAsia"/>
          <w:b/>
          <w:bCs/>
          <w:sz w:val="30"/>
          <w:szCs w:val="30"/>
          <w:rPrChange w:id="52" w:author="Guangyu Zhu" w:date="2025-12-29T22:07:00Z" w16du:dateUtc="2025-12-29T14:07:00Z">
            <w:rPr>
              <w:rFonts w:ascii="宋体" w:eastAsia="宋体" w:hAnsi="宋体" w:cs="等线" w:hint="eastAsia"/>
              <w:sz w:val="30"/>
              <w:szCs w:val="30"/>
            </w:rPr>
          </w:rPrChange>
        </w:rPr>
        <w:t>拇與脢</w:t>
      </w:r>
    </w:p>
    <w:p w14:paraId="526A2D75" w14:textId="5840B1C1" w:rsidR="0004684A" w:rsidRPr="0004684A" w:rsidRDefault="0004684A" w:rsidP="0004684A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《周易·咸》：“九五：欽（咸）其拇（脢），亡（无）</w:t>
      </w:r>
      <w:del w:id="53" w:author="Guangyu Zhu" w:date="2025-12-29T22:08:00Z" w16du:dateUtc="2025-12-29T14:08:00Z">
        <w:r w:rsidRPr="0004684A" w:rsidDel="00FD1309">
          <w:rPr>
            <w:rFonts w:ascii="宋体" w:eastAsia="宋体" w:hAnsi="宋体" w:hint="eastAsia"/>
            <w:sz w:val="30"/>
            <w:szCs w:val="30"/>
          </w:rPr>
          <w:delText>悔</w:delText>
        </w:r>
      </w:del>
      <w:ins w:id="54" w:author="Guangyu Zhu" w:date="2025-12-29T22:08:00Z" w16du:dateUtc="2025-12-29T14:08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04684A">
        <w:rPr>
          <w:rFonts w:ascii="宋体" w:eastAsia="宋体" w:hAnsi="宋体" w:hint="eastAsia"/>
          <w:sz w:val="30"/>
          <w:szCs w:val="30"/>
        </w:rPr>
        <w:t>（悔）。”</w:t>
      </w:r>
    </w:p>
    <w:p w14:paraId="4E5EB892" w14:textId="5EF67D9A" w:rsidR="0004684A" w:rsidRPr="004B2382" w:rsidRDefault="0004684A" w:rsidP="0004684A">
      <w:pPr>
        <w:rPr>
          <w:rFonts w:ascii="宋体" w:eastAsia="宋体" w:hAnsi="宋体" w:hint="eastAsia"/>
          <w:b/>
          <w:bCs/>
          <w:sz w:val="30"/>
          <w:szCs w:val="30"/>
          <w:rPrChange w:id="55" w:author="Guangyu Zhu" w:date="2025-12-29T22:08:00Z" w16du:dateUtc="2025-12-29T14:08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del w:id="56" w:author="Guangyu Zhu" w:date="2025-12-29T22:08:00Z" w16du:dateUtc="2025-12-29T14:08:00Z">
        <w:r w:rsidRPr="004B2382" w:rsidDel="004B2382">
          <w:rPr>
            <w:rFonts w:ascii="宋体" w:eastAsia="宋体" w:hAnsi="宋体" w:hint="eastAsia"/>
            <w:b/>
            <w:bCs/>
            <w:sz w:val="30"/>
            <w:szCs w:val="30"/>
            <w:rPrChange w:id="57" w:author="Guangyu Zhu" w:date="2025-12-29T22:08:00Z" w16du:dateUtc="2025-12-29T14:08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海</w:delText>
        </w:r>
      </w:del>
      <w:ins w:id="58" w:author="Guangyu Zhu" w:date="2025-12-29T22:08:00Z" w16du:dateUtc="2025-12-29T14:08:00Z">
        <w:r w:rsidR="004B2382" w:rsidRPr="004B2382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59" w:author="Guangyu Zhu" w:date="2025-12-29T22:08:00Z" w16du:dateUtc="2025-12-29T14:08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𣳠</w:t>
        </w:r>
      </w:ins>
      <w:r w:rsidRPr="004B2382">
        <w:rPr>
          <w:rFonts w:ascii="宋体" w:eastAsia="宋体" w:hAnsi="宋体" w:hint="eastAsia"/>
          <w:b/>
          <w:bCs/>
          <w:sz w:val="30"/>
          <w:szCs w:val="30"/>
          <w:rPrChange w:id="60" w:author="Guangyu Zhu" w:date="2025-12-29T22:08:00Z" w16du:dateUtc="2025-12-29T14:08:00Z">
            <w:rPr>
              <w:rFonts w:ascii="宋体" w:eastAsia="宋体" w:hAnsi="宋体" w:hint="eastAsia"/>
              <w:sz w:val="30"/>
              <w:szCs w:val="30"/>
            </w:rPr>
          </w:rPrChange>
        </w:rPr>
        <w:t>與海</w:t>
      </w:r>
    </w:p>
    <w:p w14:paraId="22DB956E" w14:textId="130AA7C4" w:rsidR="0004684A" w:rsidRPr="0004684A" w:rsidRDefault="0004684A" w:rsidP="0004684A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《老子》甲：“江</w:t>
      </w:r>
      <w:ins w:id="61" w:author="Guangyu Zhu" w:date="2025-12-29T22:09:00Z" w16du:dateUtc="2025-12-29T14:09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62" w:author="Guangyu Zhu" w:date="2025-12-29T22:09:00Z" w16du:dateUtc="2025-12-29T14:09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海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（海）所以爲百浴（谷）王，以其能爲百浴（谷）下，是以能爲百浴（谷）王。”</w:t>
      </w:r>
    </w:p>
    <w:p w14:paraId="18BD0B81" w14:textId="77777777" w:rsidR="004B2382" w:rsidRDefault="0004684A" w:rsidP="0004684A">
      <w:pPr>
        <w:rPr>
          <w:ins w:id="63" w:author="Guangyu Zhu" w:date="2025-12-29T22:09:00Z" w16du:dateUtc="2025-12-29T14:09:00Z"/>
          <w:rFonts w:ascii="宋体" w:eastAsia="宋体" w:hAnsi="宋体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《老子》甲：“卑（譬）道之才（在）天下也，猷（猶）少（小）浴（谷）之與江</w:t>
      </w:r>
      <w:bookmarkStart w:id="64" w:name="_Hlk217938627"/>
      <w:ins w:id="65" w:author="Guangyu Zhu" w:date="2025-12-29T22:09:00Z" w16du:dateUtc="2025-12-29T14:09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bookmarkEnd w:id="64"/>
      <w:del w:id="66" w:author="Guangyu Zhu" w:date="2025-12-29T22:09:00Z" w16du:dateUtc="2025-12-29T14:09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海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（海）。”</w:t>
      </w:r>
    </w:p>
    <w:p w14:paraId="5D004F03" w14:textId="553CB607" w:rsidR="0004684A" w:rsidRPr="0004684A" w:rsidRDefault="0004684A" w:rsidP="0004684A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《窮達》：“</w:t>
      </w:r>
      <w:del w:id="67" w:author="Guangyu Zhu" w:date="2025-12-29T22:09:00Z" w16du:dateUtc="2025-12-29T14:09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身</w:delText>
        </w:r>
      </w:del>
      <w:ins w:id="68" w:author="Guangyu Zhu" w:date="2025-12-29T22:10:00Z" w16du:dateUtc="2025-12-29T14:10:00Z">
        <w:r w:rsidR="004B2382" w:rsidRPr="004B2382">
          <w:rPr>
            <w:rFonts w:ascii="宋体" w:eastAsia="宋体" w:hAnsi="宋体" w:hint="eastAsia"/>
            <w:sz w:val="30"/>
            <w:szCs w:val="30"/>
          </w:rPr>
          <w:t>⿱宀身</w:t>
        </w:r>
      </w:ins>
      <w:r w:rsidRPr="0004684A">
        <w:rPr>
          <w:rFonts w:ascii="宋体" w:eastAsia="宋体" w:hAnsi="宋体" w:hint="eastAsia"/>
          <w:sz w:val="30"/>
          <w:szCs w:val="30"/>
        </w:rPr>
        <w:t>（窮）四</w:t>
      </w:r>
      <w:ins w:id="69" w:author="Guangyu Zhu" w:date="2025-12-29T22:10:00Z" w16du:dateUtc="2025-12-29T14:10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70" w:author="Guangyu Zhu" w:date="2025-12-29T22:10:00Z" w16du:dateUtc="2025-12-29T14:10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海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（海），至（致）千里，堣（遇）造古（故）也。”</w:t>
      </w:r>
    </w:p>
    <w:p w14:paraId="6FE40CD0" w14:textId="55FD979A" w:rsidR="0004684A" w:rsidRPr="0004684A" w:rsidRDefault="0004684A" w:rsidP="0004684A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《性自》：“四</w:t>
      </w:r>
      <w:ins w:id="71" w:author="Guangyu Zhu" w:date="2025-12-29T22:11:00Z" w16du:dateUtc="2025-12-29T14:11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72" w:author="Guangyu Zhu" w:date="2025-12-29T22:11:00Z" w16du:dateUtc="2025-12-29T14:11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母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（海）之内，其眚（性）弌（一）也。”</w:t>
      </w:r>
    </w:p>
    <w:p w14:paraId="1ACC88E4" w14:textId="6D9A65B7" w:rsidR="0004684A" w:rsidRPr="0004684A" w:rsidRDefault="0004684A" w:rsidP="0004684A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lastRenderedPageBreak/>
        <w:t>《民之》：“</w:t>
      </w:r>
      <w:del w:id="73" w:author="Guangyu Zhu" w:date="2025-12-29T22:11:00Z" w16du:dateUtc="2025-12-29T14:11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系</w:delText>
        </w:r>
      </w:del>
      <w:ins w:id="74" w:author="Guangyu Zhu" w:date="2025-12-29T22:11:00Z" w16du:dateUtc="2025-12-29T14:11:00Z">
        <w:r w:rsidR="004B2382" w:rsidRPr="004B2382">
          <w:rPr>
            <w:rFonts w:ascii="宋体" w:eastAsia="宋体" w:hAnsi="宋体" w:hint="eastAsia"/>
            <w:sz w:val="30"/>
            <w:szCs w:val="30"/>
          </w:rPr>
          <w:t>⿱爫糸</w:t>
        </w:r>
      </w:ins>
      <w:r w:rsidRPr="0004684A">
        <w:rPr>
          <w:rFonts w:ascii="宋体" w:eastAsia="宋体" w:hAnsi="宋体" w:hint="eastAsia"/>
          <w:sz w:val="30"/>
          <w:szCs w:val="30"/>
        </w:rPr>
        <w:t>（傾）耳而聖（聽）之，不可得而</w:t>
      </w:r>
      <w:del w:id="75" w:author="Guangyu Zhu" w:date="2025-12-29T22:12:00Z" w16du:dateUtc="2025-12-29T14:12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寤</w:delText>
        </w:r>
      </w:del>
      <w:ins w:id="76" w:author="Guangyu Zhu" w:date="2025-12-29T22:12:00Z" w16du:dateUtc="2025-12-29T14:12:00Z">
        <w:r w:rsidR="004B2382" w:rsidRPr="004B2382">
          <w:rPr>
            <w:rFonts w:ascii="宋体" w:eastAsia="宋体" w:hAnsi="宋体" w:hint="eastAsia"/>
            <w:sz w:val="30"/>
            <w:szCs w:val="30"/>
          </w:rPr>
          <w:t>⿱宀䎽</w:t>
        </w:r>
      </w:ins>
      <w:r w:rsidRPr="0004684A">
        <w:rPr>
          <w:rFonts w:ascii="宋体" w:eastAsia="宋体" w:hAnsi="宋体" w:hint="eastAsia"/>
          <w:sz w:val="30"/>
          <w:szCs w:val="30"/>
        </w:rPr>
        <w:t>（聞）也；明目而視之，不可得而視&lt;見&gt;也，而得（德）既塞於四</w:t>
      </w:r>
      <w:ins w:id="77" w:author="Guangyu Zhu" w:date="2025-12-29T22:13:00Z" w16du:dateUtc="2025-12-29T14:13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78" w:author="Guangyu Zhu" w:date="2025-12-29T22:13:00Z" w16du:dateUtc="2025-12-29T14:13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母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（海）矣，此之胃（謂）三亡（無）。”</w:t>
      </w:r>
    </w:p>
    <w:p w14:paraId="33AC5A16" w14:textId="294072C9" w:rsidR="0004684A" w:rsidRPr="0004684A" w:rsidRDefault="0004684A" w:rsidP="0004684A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《民之》：“亡（無）</w:t>
      </w:r>
      <w:ins w:id="79" w:author="Guangyu Zhu" w:date="2025-12-29T22:13:00Z" w16du:dateUtc="2025-12-29T14:13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𦡊</w:t>
        </w:r>
      </w:ins>
      <w:r w:rsidRPr="0004684A">
        <w:rPr>
          <w:rFonts w:ascii="宋体" w:eastAsia="宋体" w:hAnsi="宋体" w:hint="eastAsia"/>
          <w:sz w:val="30"/>
          <w:szCs w:val="30"/>
        </w:rPr>
        <w:t>（體）之豊（禮），塞於四</w:t>
      </w:r>
      <w:ins w:id="80" w:author="Guangyu Zhu" w:date="2025-12-29T22:14:00Z" w16du:dateUtc="2025-12-29T14:14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81" w:author="Guangyu Zhu" w:date="2025-12-29T22:14:00Z" w16du:dateUtc="2025-12-29T14:14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母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（海）。”</w:t>
      </w:r>
    </w:p>
    <w:p w14:paraId="7608CDDD" w14:textId="7CA0ED39" w:rsidR="0004684A" w:rsidRPr="0004684A" w:rsidRDefault="0004684A" w:rsidP="0004684A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《容成氏》：“四</w:t>
      </w:r>
      <w:ins w:id="82" w:author="Guangyu Zhu" w:date="2025-12-29T22:14:00Z" w16du:dateUtc="2025-12-29T14:14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83" w:author="Guangyu Zhu" w:date="2025-12-29T22:14:00Z" w16du:dateUtc="2025-12-29T14:14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母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（海）之外</w:t>
      </w:r>
      <w:ins w:id="84" w:author="Guangyu Zhu" w:date="2025-12-29T22:14:00Z" w16du:dateUtc="2025-12-29T14:14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𡧍</w:t>
        </w:r>
      </w:ins>
      <w:r w:rsidRPr="0004684A">
        <w:rPr>
          <w:rFonts w:ascii="宋体" w:eastAsia="宋体" w:hAnsi="宋体" w:hint="eastAsia"/>
          <w:sz w:val="30"/>
          <w:szCs w:val="30"/>
        </w:rPr>
        <w:t>（賓），四</w:t>
      </w:r>
      <w:ins w:id="85" w:author="Guangyu Zhu" w:date="2025-12-29T22:14:00Z" w16du:dateUtc="2025-12-29T14:14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86" w:author="Guangyu Zhu" w:date="2025-12-29T22:14:00Z" w16du:dateUtc="2025-12-29T14:14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母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（海）之内貞。”</w:t>
      </w:r>
    </w:p>
    <w:p w14:paraId="4ACE8940" w14:textId="3F296A48" w:rsidR="0004684A" w:rsidRPr="0004684A" w:rsidRDefault="0004684A" w:rsidP="0004684A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《容成氏》：“會才（在）天</w:t>
      </w:r>
      <w:del w:id="87" w:author="Guangyu Zhu" w:date="2025-12-29T22:15:00Z" w16du:dateUtc="2025-12-29T14:15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隍</w:delText>
        </w:r>
      </w:del>
      <w:ins w:id="88" w:author="Guangyu Zhu" w:date="2025-12-29T22:15:00Z" w16du:dateUtc="2025-12-29T14:15:00Z">
        <w:r w:rsidR="004B2382" w:rsidRPr="004B2382">
          <w:rPr>
            <w:rFonts w:ascii="宋体" w:eastAsia="宋体" w:hAnsi="宋体" w:hint="eastAsia"/>
            <w:sz w:val="30"/>
            <w:szCs w:val="30"/>
          </w:rPr>
          <w:t>⿰阝⿱它土</w:t>
        </w:r>
      </w:ins>
      <w:r w:rsidRPr="0004684A">
        <w:rPr>
          <w:rFonts w:ascii="宋体" w:eastAsia="宋体" w:hAnsi="宋体" w:hint="eastAsia"/>
          <w:sz w:val="30"/>
          <w:szCs w:val="30"/>
        </w:rPr>
        <w:t>（地）之</w:t>
      </w:r>
      <w:ins w:id="89" w:author="Guangyu Zhu" w:date="2025-12-29T22:16:00Z" w16du:dateUtc="2025-12-29T14:16:00Z">
        <w:r w:rsidR="004B2382" w:rsidRPr="004B2382">
          <w:rPr>
            <w:rFonts w:ascii="SimSun-ExtG" w:eastAsia="SimSun-ExtG" w:hAnsi="SimSun-ExtG" w:cs="SimSun-ExtG" w:hint="eastAsia"/>
            <w:sz w:val="30"/>
            <w:szCs w:val="30"/>
          </w:rPr>
          <w:t>𲈩</w:t>
        </w:r>
      </w:ins>
      <w:del w:id="90" w:author="Guangyu Zhu" w:date="2025-12-29T22:16:00Z" w16du:dateUtc="2025-12-29T14:16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圆</w:delText>
        </w:r>
      </w:del>
      <w:r w:rsidRPr="0004684A">
        <w:rPr>
          <w:rFonts w:ascii="宋体" w:eastAsia="宋体" w:hAnsi="宋体" w:hint="eastAsia"/>
          <w:sz w:val="30"/>
          <w:szCs w:val="30"/>
        </w:rPr>
        <w:t>（閒），而</w:t>
      </w:r>
      <w:ins w:id="91" w:author="Guangyu Zhu" w:date="2025-12-29T22:17:00Z" w16du:dateUtc="2025-12-29T14:17:00Z">
        <w:r w:rsidR="004B2382" w:rsidRPr="004B2382">
          <w:rPr>
            <w:rFonts w:ascii="宋体" w:eastAsia="宋体" w:hAnsi="宋体" w:hint="eastAsia"/>
            <w:sz w:val="30"/>
            <w:szCs w:val="30"/>
          </w:rPr>
          <w:t>㯱</w:t>
        </w:r>
      </w:ins>
      <w:del w:id="92" w:author="Guangyu Zhu" w:date="2025-12-29T22:17:00Z" w16du:dateUtc="2025-12-29T14:17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橐</w:delText>
        </w:r>
      </w:del>
      <w:r w:rsidRPr="0004684A">
        <w:rPr>
          <w:rFonts w:ascii="宋体" w:eastAsia="宋体" w:hAnsi="宋体" w:hint="eastAsia"/>
          <w:sz w:val="30"/>
          <w:szCs w:val="30"/>
        </w:rPr>
        <w:t>（包）才（在）四</w:t>
      </w:r>
      <w:ins w:id="93" w:author="Guangyu Zhu" w:date="2025-12-29T22:14:00Z" w16du:dateUtc="2025-12-29T14:14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94" w:author="Guangyu Zhu" w:date="2025-12-29T22:14:00Z" w16du:dateUtc="2025-12-29T14:14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海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（海）之内，</w:t>
      </w:r>
      <w:del w:id="95" w:author="Guangyu Zhu" w:date="2025-12-29T22:18:00Z" w16du:dateUtc="2025-12-29T14:18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迷</w:delText>
        </w:r>
      </w:del>
      <w:ins w:id="96" w:author="Guangyu Zhu" w:date="2025-12-29T22:18:00Z" w16du:dateUtc="2025-12-29T14:18:00Z">
        <w:r w:rsidR="004B2382" w:rsidRPr="004B2382">
          <w:rPr>
            <w:rFonts w:ascii="SimSun-ExtG" w:eastAsia="SimSun-ExtG" w:hAnsi="SimSun-ExtG" w:cs="SimSun-ExtG" w:hint="eastAsia"/>
            <w:sz w:val="30"/>
            <w:szCs w:val="30"/>
          </w:rPr>
          <w:t>𰻐</w:t>
        </w:r>
      </w:ins>
      <w:r w:rsidRPr="0004684A">
        <w:rPr>
          <w:rFonts w:ascii="宋体" w:eastAsia="宋体" w:hAnsi="宋体" w:hint="eastAsia"/>
          <w:sz w:val="30"/>
          <w:szCs w:val="30"/>
        </w:rPr>
        <w:t>（畢）能其事，而立爲天子。”</w:t>
      </w:r>
    </w:p>
    <w:p w14:paraId="229CFDDA" w14:textId="58A155DA" w:rsidR="004B2382" w:rsidRDefault="0004684A" w:rsidP="000360D6">
      <w:pPr>
        <w:rPr>
          <w:ins w:id="97" w:author="Guangyu Zhu" w:date="2025-12-29T22:15:00Z" w16du:dateUtc="2025-12-29T14:15:00Z"/>
          <w:rFonts w:ascii="宋体" w:eastAsia="宋体" w:hAnsi="宋体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《容成氏》：“</w:t>
      </w:r>
      <w:del w:id="98" w:author="Guangyu Zhu" w:date="2025-12-29T22:18:00Z" w16du:dateUtc="2025-12-29T14:18:00Z">
        <w:r w:rsidRPr="0004684A" w:rsidDel="004E3DD9">
          <w:rPr>
            <w:rFonts w:ascii="宋体" w:eastAsia="宋体" w:hAnsi="宋体" w:hint="eastAsia"/>
            <w:sz w:val="30"/>
            <w:szCs w:val="30"/>
          </w:rPr>
          <w:delText>墨</w:delText>
        </w:r>
      </w:del>
      <w:ins w:id="99" w:author="Guangyu Zhu" w:date="2025-12-29T22:18:00Z" w16du:dateUtc="2025-12-29T14:18:00Z">
        <w:r w:rsidR="004E3DD9">
          <w:rPr>
            <w:rFonts w:ascii="宋体" w:eastAsia="宋体" w:hAnsi="宋体" w:hint="eastAsia"/>
            <w:sz w:val="30"/>
            <w:szCs w:val="30"/>
          </w:rPr>
          <w:t>㙑</w:t>
        </w:r>
      </w:ins>
      <w:r w:rsidRPr="0004684A">
        <w:rPr>
          <w:rFonts w:ascii="宋体" w:eastAsia="宋体" w:hAnsi="宋体" w:hint="eastAsia"/>
          <w:sz w:val="30"/>
          <w:szCs w:val="30"/>
        </w:rPr>
        <w:t>（禹）</w:t>
      </w:r>
      <w:del w:id="100" w:author="Guangyu Zhu" w:date="2025-12-29T22:18:00Z" w16du:dateUtc="2025-12-29T14:18:00Z">
        <w:r w:rsidRPr="0004684A" w:rsidDel="004E3DD9">
          <w:rPr>
            <w:rFonts w:ascii="宋体" w:eastAsia="宋体" w:hAnsi="宋体" w:hint="eastAsia"/>
            <w:sz w:val="30"/>
            <w:szCs w:val="30"/>
          </w:rPr>
          <w:delText>迥</w:delText>
        </w:r>
      </w:del>
      <w:ins w:id="101" w:author="Guangyu Zhu" w:date="2025-12-29T22:18:00Z" w16du:dateUtc="2025-12-29T14:18:00Z">
        <w:r w:rsidR="004E3DD9">
          <w:rPr>
            <w:rFonts w:ascii="宋体" w:eastAsia="宋体" w:hAnsi="宋体" w:hint="eastAsia"/>
            <w:sz w:val="30"/>
            <w:szCs w:val="30"/>
          </w:rPr>
          <w:t>迵</w:t>
        </w:r>
      </w:ins>
      <w:r w:rsidRPr="0004684A">
        <w:rPr>
          <w:rFonts w:ascii="宋体" w:eastAsia="宋体" w:hAnsi="宋体" w:hint="eastAsia"/>
          <w:sz w:val="30"/>
          <w:szCs w:val="30"/>
        </w:rPr>
        <w:t>（通）淮與忻（沂），東</w:t>
      </w:r>
      <w:del w:id="102" w:author="Guangyu Zhu" w:date="2025-12-29T22:18:00Z" w16du:dateUtc="2025-12-29T14:18:00Z">
        <w:r w:rsidRPr="0004684A" w:rsidDel="004E3DD9">
          <w:rPr>
            <w:rFonts w:ascii="宋体" w:eastAsia="宋体" w:hAnsi="宋体" w:hint="eastAsia"/>
            <w:sz w:val="30"/>
            <w:szCs w:val="30"/>
          </w:rPr>
          <w:delText>致</w:delText>
        </w:r>
      </w:del>
      <w:ins w:id="103" w:author="Guangyu Zhu" w:date="2025-12-29T22:19:00Z" w16du:dateUtc="2025-12-29T14:19:00Z">
        <w:r w:rsidR="004E3DD9">
          <w:rPr>
            <w:rFonts w:ascii="宋体" w:eastAsia="宋体" w:hAnsi="宋体" w:hint="eastAsia"/>
            <w:sz w:val="30"/>
            <w:szCs w:val="30"/>
          </w:rPr>
          <w:t>䜴</w:t>
        </w:r>
      </w:ins>
      <w:r w:rsidRPr="0004684A">
        <w:rPr>
          <w:rFonts w:ascii="宋体" w:eastAsia="宋体" w:hAnsi="宋体" w:hint="eastAsia"/>
          <w:sz w:val="30"/>
          <w:szCs w:val="30"/>
        </w:rPr>
        <w:t>（注）之</w:t>
      </w:r>
      <w:ins w:id="104" w:author="Guangyu Zhu" w:date="2025-12-29T22:15:00Z" w16du:dateUtc="2025-12-29T14:15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105" w:author="Guangyu Zhu" w:date="2025-12-29T22:15:00Z" w16du:dateUtc="2025-12-29T14:15:00Z">
        <w:r w:rsidRPr="0004684A" w:rsidDel="004B2382">
          <w:rPr>
            <w:rFonts w:ascii="宋体" w:eastAsia="宋体" w:hAnsi="宋体" w:hint="eastAsia"/>
            <w:sz w:val="30"/>
            <w:szCs w:val="30"/>
          </w:rPr>
          <w:delText>母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（海），於是</w:t>
      </w:r>
      <w:ins w:id="106" w:author="Guangyu Zhu" w:date="2025-12-29T22:20:00Z" w16du:dateUtc="2025-12-29T14:20:00Z">
        <w:r w:rsidR="004E3DD9" w:rsidRPr="004E3DD9">
          <w:rPr>
            <w:rFonts w:ascii="SimSun-ExtG" w:eastAsia="SimSun-ExtG" w:hAnsi="SimSun-ExtG" w:cs="SimSun-ExtG" w:hint="eastAsia"/>
            <w:sz w:val="30"/>
            <w:szCs w:val="30"/>
          </w:rPr>
          <w:t>𰲛</w:t>
        </w:r>
      </w:ins>
      <w:r w:rsidRPr="0004684A">
        <w:rPr>
          <w:rFonts w:ascii="宋体" w:eastAsia="宋体" w:hAnsi="宋体" w:hint="eastAsia"/>
          <w:sz w:val="30"/>
          <w:szCs w:val="30"/>
        </w:rPr>
        <w:t>（乎）競州、</w:t>
      </w:r>
      <w:ins w:id="107" w:author="Guangyu Zhu" w:date="2025-12-29T22:20:00Z" w16du:dateUtc="2025-12-29T14:20:00Z">
        <w:r w:rsidR="004E3DD9" w:rsidRPr="004E3DD9">
          <w:rPr>
            <w:rFonts w:ascii="SimSun-ExtG" w:eastAsia="SimSun-ExtG" w:hAnsi="SimSun-ExtG" w:cs="SimSun-ExtG" w:hint="eastAsia"/>
            <w:sz w:val="30"/>
            <w:szCs w:val="30"/>
          </w:rPr>
          <w:t>𰪠</w:t>
        </w:r>
      </w:ins>
      <w:r w:rsidRPr="0004684A">
        <w:rPr>
          <w:rFonts w:ascii="宋体" w:eastAsia="宋体" w:hAnsi="宋体" w:hint="eastAsia"/>
          <w:sz w:val="30"/>
          <w:szCs w:val="30"/>
        </w:rPr>
        <w:t>（莒）州</w:t>
      </w:r>
      <w:ins w:id="108" w:author="Guangyu Zhu" w:date="2025-12-29T22:20:00Z" w16du:dateUtc="2025-12-29T14:20:00Z">
        <w:r w:rsidR="004E3DD9" w:rsidRPr="004E3DD9">
          <w:rPr>
            <w:rFonts w:ascii="SimSun-ExtB" w:eastAsia="SimSun-ExtB" w:hAnsi="SimSun-ExtB" w:cs="SimSun-ExtB" w:hint="eastAsia"/>
            <w:sz w:val="30"/>
            <w:szCs w:val="30"/>
          </w:rPr>
          <w:t>𫩞</w:t>
        </w:r>
      </w:ins>
      <w:r w:rsidRPr="0004684A">
        <w:rPr>
          <w:rFonts w:ascii="宋体" w:eastAsia="宋体" w:hAnsi="宋体" w:hint="eastAsia"/>
          <w:sz w:val="30"/>
          <w:szCs w:val="30"/>
        </w:rPr>
        <w:t>（始）可凥（處）也。”</w:t>
      </w:r>
    </w:p>
    <w:p w14:paraId="2D638C88" w14:textId="08044B4B" w:rsidR="00015876" w:rsidRPr="0004684A" w:rsidRDefault="0004684A" w:rsidP="000360D6">
      <w:pPr>
        <w:rPr>
          <w:rFonts w:ascii="宋体" w:eastAsia="宋体" w:hAnsi="宋体" w:hint="eastAsia"/>
          <w:sz w:val="30"/>
          <w:szCs w:val="30"/>
        </w:rPr>
      </w:pPr>
      <w:r w:rsidRPr="0004684A">
        <w:rPr>
          <w:rFonts w:ascii="宋体" w:eastAsia="宋体" w:hAnsi="宋体" w:hint="eastAsia"/>
          <w:sz w:val="30"/>
          <w:szCs w:val="30"/>
        </w:rPr>
        <w:t>《容成氏》：“</w:t>
      </w:r>
      <w:del w:id="109" w:author="Guangyu Zhu" w:date="2025-12-29T22:21:00Z" w16du:dateUtc="2025-12-29T14:21:00Z">
        <w:r w:rsidRPr="0004684A" w:rsidDel="004E3DD9">
          <w:rPr>
            <w:rFonts w:ascii="宋体" w:eastAsia="宋体" w:hAnsi="宋体" w:hint="eastAsia"/>
            <w:sz w:val="30"/>
            <w:szCs w:val="30"/>
          </w:rPr>
          <w:delText>墨</w:delText>
        </w:r>
      </w:del>
      <w:ins w:id="110" w:author="Guangyu Zhu" w:date="2025-12-29T22:21:00Z" w16du:dateUtc="2025-12-29T14:21:00Z">
        <w:r w:rsidR="004E3DD9">
          <w:rPr>
            <w:rFonts w:ascii="宋体" w:eastAsia="宋体" w:hAnsi="宋体" w:hint="eastAsia"/>
            <w:sz w:val="30"/>
            <w:szCs w:val="30"/>
          </w:rPr>
          <w:t>㙑</w:t>
        </w:r>
      </w:ins>
      <w:r w:rsidRPr="0004684A">
        <w:rPr>
          <w:rFonts w:ascii="宋体" w:eastAsia="宋体" w:hAnsi="宋体" w:hint="eastAsia"/>
          <w:sz w:val="30"/>
          <w:szCs w:val="30"/>
        </w:rPr>
        <w:t>（禹）乃</w:t>
      </w:r>
      <w:del w:id="111" w:author="Guangyu Zhu" w:date="2025-12-29T22:21:00Z" w16du:dateUtc="2025-12-29T14:21:00Z">
        <w:r w:rsidRPr="0004684A" w:rsidDel="004E3DD9">
          <w:rPr>
            <w:rFonts w:ascii="宋体" w:eastAsia="宋体" w:hAnsi="宋体" w:hint="eastAsia"/>
            <w:sz w:val="30"/>
            <w:szCs w:val="30"/>
          </w:rPr>
          <w:delText>迥</w:delText>
        </w:r>
      </w:del>
      <w:ins w:id="112" w:author="Guangyu Zhu" w:date="2025-12-29T22:21:00Z" w16du:dateUtc="2025-12-29T14:21:00Z">
        <w:r w:rsidR="004E3DD9">
          <w:rPr>
            <w:rFonts w:ascii="宋体" w:eastAsia="宋体" w:hAnsi="宋体" w:hint="eastAsia"/>
            <w:sz w:val="30"/>
            <w:szCs w:val="30"/>
          </w:rPr>
          <w:t>迵</w:t>
        </w:r>
      </w:ins>
      <w:r w:rsidRPr="0004684A">
        <w:rPr>
          <w:rFonts w:ascii="宋体" w:eastAsia="宋体" w:hAnsi="宋体" w:hint="eastAsia"/>
          <w:sz w:val="30"/>
          <w:szCs w:val="30"/>
        </w:rPr>
        <w:t>（通）蔞（漊）與</w:t>
      </w:r>
      <w:del w:id="113" w:author="Guangyu Zhu" w:date="2025-12-29T22:21:00Z" w16du:dateUtc="2025-12-29T14:21:00Z">
        <w:r w:rsidRPr="0004684A" w:rsidDel="004E3DD9">
          <w:rPr>
            <w:rFonts w:ascii="宋体" w:eastAsia="宋体" w:hAnsi="宋体" w:hint="eastAsia"/>
            <w:sz w:val="30"/>
            <w:szCs w:val="30"/>
          </w:rPr>
          <w:delText>湯</w:delText>
        </w:r>
      </w:del>
      <w:ins w:id="114" w:author="Guangyu Zhu" w:date="2025-12-29T22:21:00Z" w16du:dateUtc="2025-12-29T14:21:00Z">
        <w:r w:rsidR="004E3DD9" w:rsidRPr="004E3DD9">
          <w:rPr>
            <w:rFonts w:ascii="宋体" w:eastAsia="宋体" w:hAnsi="宋体" w:hint="eastAsia"/>
            <w:sz w:val="30"/>
            <w:szCs w:val="30"/>
          </w:rPr>
          <w:t>⿰氵易</w:t>
        </w:r>
      </w:ins>
      <w:r w:rsidRPr="0004684A">
        <w:rPr>
          <w:rFonts w:ascii="宋体" w:eastAsia="宋体" w:hAnsi="宋体" w:hint="eastAsia"/>
          <w:sz w:val="30"/>
          <w:szCs w:val="30"/>
        </w:rPr>
        <w:t>（易），東</w:t>
      </w:r>
      <w:ins w:id="115" w:author="Guangyu Zhu" w:date="2025-12-29T22:21:00Z" w16du:dateUtc="2025-12-29T14:21:00Z">
        <w:r w:rsidR="004E3DD9">
          <w:rPr>
            <w:rFonts w:ascii="宋体" w:eastAsia="宋体" w:hAnsi="宋体" w:hint="eastAsia"/>
            <w:sz w:val="30"/>
            <w:szCs w:val="30"/>
          </w:rPr>
          <w:t>䜴</w:t>
        </w:r>
      </w:ins>
      <w:del w:id="116" w:author="Guangyu Zhu" w:date="2025-12-29T22:21:00Z" w16du:dateUtc="2025-12-29T14:21:00Z">
        <w:r w:rsidRPr="0004684A" w:rsidDel="004E3DD9">
          <w:rPr>
            <w:rFonts w:ascii="宋体" w:eastAsia="宋体" w:hAnsi="宋体" w:hint="eastAsia"/>
            <w:sz w:val="30"/>
            <w:szCs w:val="30"/>
          </w:rPr>
          <w:delText>致</w:delText>
        </w:r>
      </w:del>
      <w:r w:rsidRPr="0004684A">
        <w:rPr>
          <w:rFonts w:ascii="宋体" w:eastAsia="宋体" w:hAnsi="宋体" w:hint="eastAsia"/>
          <w:sz w:val="30"/>
          <w:szCs w:val="30"/>
        </w:rPr>
        <w:t>（注）之海</w:t>
      </w:r>
      <w:ins w:id="117" w:author="Guangyu Zhu" w:date="2025-12-29T22:15:00Z" w16du:dateUtc="2025-12-29T14:15:00Z">
        <w:r w:rsidR="004B2382" w:rsidRPr="004B2382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r w:rsidRPr="0004684A">
        <w:rPr>
          <w:rFonts w:ascii="宋体" w:eastAsia="宋体" w:hAnsi="宋体" w:hint="eastAsia"/>
          <w:sz w:val="30"/>
          <w:szCs w:val="30"/>
        </w:rPr>
        <w:t>（海），於是虖</w:t>
      </w:r>
    </w:p>
    <w:sectPr w:rsidR="00015876" w:rsidRPr="00046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01"/>
    <w:rsid w:val="00015876"/>
    <w:rsid w:val="000360D6"/>
    <w:rsid w:val="0004684A"/>
    <w:rsid w:val="00127B01"/>
    <w:rsid w:val="004B2382"/>
    <w:rsid w:val="004E3DD9"/>
    <w:rsid w:val="008D2058"/>
    <w:rsid w:val="00992CFA"/>
    <w:rsid w:val="00FD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62BB"/>
  <w15:chartTrackingRefBased/>
  <w15:docId w15:val="{6C95AD19-A01C-42E2-9FD9-23D0F604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7B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B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B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B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B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B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B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B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7B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7B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7B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7B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7B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7B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7B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7B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B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7B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B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7B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B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B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7B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B01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FD1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4</cp:revision>
  <dcterms:created xsi:type="dcterms:W3CDTF">2025-12-26T04:13:00Z</dcterms:created>
  <dcterms:modified xsi:type="dcterms:W3CDTF">2025-12-29T14:21:00Z</dcterms:modified>
</cp:coreProperties>
</file>