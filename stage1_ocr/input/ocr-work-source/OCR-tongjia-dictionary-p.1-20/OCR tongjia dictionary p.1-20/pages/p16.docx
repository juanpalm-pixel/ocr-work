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7BB2C" w14:textId="44924252" w:rsidR="004D29FD" w:rsidRPr="00F5526A" w:rsidRDefault="004D29FD" w:rsidP="004D29FD">
      <w:pPr>
        <w:rPr>
          <w:rFonts w:ascii="宋体" w:eastAsia="宋体" w:hAnsi="宋体" w:hint="eastAsia"/>
          <w:b/>
          <w:bCs/>
          <w:sz w:val="30"/>
          <w:szCs w:val="30"/>
          <w:rPrChange w:id="0" w:author="Guangyu Zhu" w:date="2025-12-31T18:55:00Z" w16du:dateUtc="2025-12-31T10:55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del w:id="1" w:author="Guangyu Zhu" w:date="2025-12-31T18:54:00Z" w16du:dateUtc="2025-12-31T10:54:00Z">
        <w:r w:rsidRPr="00F5526A" w:rsidDel="00F5526A">
          <w:rPr>
            <w:rFonts w:ascii="宋体" w:eastAsia="宋体" w:hAnsi="宋体" w:hint="eastAsia"/>
            <w:b/>
            <w:bCs/>
            <w:sz w:val="30"/>
            <w:szCs w:val="30"/>
            <w:rPrChange w:id="2" w:author="Guangyu Zhu" w:date="2025-12-31T18:55:00Z" w16du:dateUtc="2025-12-31T10:55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雷</w:delText>
        </w:r>
      </w:del>
      <w:ins w:id="3" w:author="Guangyu Zhu" w:date="2025-12-31T18:54:00Z" w16du:dateUtc="2025-12-31T10:54:00Z">
        <w:r w:rsidR="00F5526A" w:rsidRPr="00F5526A">
          <w:rPr>
            <w:rFonts w:ascii="SimSun-ExtG" w:eastAsia="SimSun-ExtG" w:hAnsi="SimSun-ExtG" w:cs="SimSun-ExtG" w:hint="eastAsia"/>
            <w:b/>
            <w:bCs/>
            <w:sz w:val="30"/>
            <w:szCs w:val="30"/>
            <w:rPrChange w:id="4" w:author="Guangyu Zhu" w:date="2025-12-31T18:55:00Z" w16du:dateUtc="2025-12-31T10:55:00Z">
              <w:rPr>
                <w:rFonts w:ascii="SimSun-ExtG" w:eastAsia="SimSun-ExtG" w:hAnsi="SimSun-ExtG" w:cs="SimSun-ExtG" w:hint="eastAsia"/>
                <w:sz w:val="30"/>
                <w:szCs w:val="30"/>
              </w:rPr>
            </w:rPrChange>
          </w:rPr>
          <w:t>𰣅</w:t>
        </w:r>
      </w:ins>
      <w:r w:rsidRPr="00F5526A">
        <w:rPr>
          <w:rFonts w:ascii="宋体" w:eastAsia="宋体" w:hAnsi="宋体" w:hint="eastAsia"/>
          <w:b/>
          <w:bCs/>
          <w:sz w:val="30"/>
          <w:szCs w:val="30"/>
          <w:rPrChange w:id="5" w:author="Guangyu Zhu" w:date="2025-12-31T18:55:00Z" w16du:dateUtc="2025-12-31T10:55:00Z">
            <w:rPr>
              <w:rFonts w:ascii="宋体" w:eastAsia="宋体" w:hAnsi="宋体" w:hint="eastAsia"/>
              <w:sz w:val="30"/>
              <w:szCs w:val="30"/>
            </w:rPr>
          </w:rPrChange>
        </w:rPr>
        <w:t>與牧</w:t>
      </w:r>
    </w:p>
    <w:p w14:paraId="33E44EFE" w14:textId="2451E225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《容成氏》：“武王乃出革車五百</w:t>
      </w:r>
      <w:del w:id="6" w:author="Guangyu Zhu" w:date="2025-12-31T18:57:00Z" w16du:dateUtc="2025-12-31T10:57:00Z">
        <w:r w:rsidRPr="004D29FD" w:rsidDel="00F5526A">
          <w:rPr>
            <w:rFonts w:ascii="宋体" w:eastAsia="宋体" w:hAnsi="宋体" w:hint="eastAsia"/>
            <w:sz w:val="30"/>
            <w:szCs w:val="30"/>
          </w:rPr>
          <w:delText>棘</w:delText>
        </w:r>
      </w:del>
      <w:ins w:id="7" w:author="Guangyu Zhu" w:date="2025-12-31T18:57:00Z" w16du:dateUtc="2025-12-31T10:57:00Z">
        <w:r w:rsidR="00F5526A" w:rsidRPr="00F5526A">
          <w:rPr>
            <w:rFonts w:ascii="SimSun-ExtB" w:eastAsia="SimSun-ExtB" w:hAnsi="SimSun-ExtB" w:cs="SimSun-ExtB" w:hint="eastAsia"/>
            <w:sz w:val="30"/>
            <w:szCs w:val="30"/>
          </w:rPr>
          <w:t>𨍱</w:t>
        </w:r>
      </w:ins>
      <w:r w:rsidRPr="004D29FD">
        <w:rPr>
          <w:rFonts w:ascii="宋体" w:eastAsia="宋体" w:hAnsi="宋体" w:hint="eastAsia"/>
          <w:sz w:val="30"/>
          <w:szCs w:val="30"/>
        </w:rPr>
        <w:t>（乘），</w:t>
      </w:r>
      <w:del w:id="8" w:author="Guangyu Zhu" w:date="2025-12-31T18:57:00Z" w16du:dateUtc="2025-12-31T10:57:00Z">
        <w:r w:rsidRPr="004D29FD" w:rsidDel="00F5526A">
          <w:rPr>
            <w:rFonts w:ascii="宋体" w:eastAsia="宋体" w:hAnsi="宋体" w:hint="eastAsia"/>
            <w:sz w:val="30"/>
            <w:szCs w:val="30"/>
          </w:rPr>
          <w:delText>織</w:delText>
        </w:r>
      </w:del>
      <w:ins w:id="9" w:author="Guangyu Zhu" w:date="2025-12-31T18:58:00Z" w16du:dateUtc="2025-12-31T10:58:00Z">
        <w:r w:rsidR="00F5526A" w:rsidRPr="00F5526A">
          <w:rPr>
            <w:rFonts w:ascii="SimSun-ExtB" w:eastAsia="SimSun-ExtB" w:hAnsi="SimSun-ExtB" w:cs="SimSun-ExtB" w:hint="eastAsia"/>
            <w:sz w:val="30"/>
            <w:szCs w:val="30"/>
          </w:rPr>
          <w:t>𦄂</w:t>
        </w:r>
      </w:ins>
      <w:r w:rsidRPr="004D29FD">
        <w:rPr>
          <w:rFonts w:ascii="宋体" w:eastAsia="宋体" w:hAnsi="宋体" w:hint="eastAsia"/>
          <w:sz w:val="30"/>
          <w:szCs w:val="30"/>
        </w:rPr>
        <w:t>（帶）</w:t>
      </w:r>
      <w:ins w:id="10" w:author="Guangyu Zhu" w:date="2025-12-31T18:58:00Z" w16du:dateUtc="2025-12-31T10:58:00Z">
        <w:r w:rsidR="00F5526A" w:rsidRPr="00F5526A">
          <w:rPr>
            <w:rFonts w:ascii="SimSun-ExtG" w:eastAsia="SimSun-ExtG" w:hAnsi="SimSun-ExtG" w:cs="SimSun-ExtG" w:hint="eastAsia"/>
            <w:sz w:val="30"/>
            <w:szCs w:val="30"/>
          </w:rPr>
          <w:t>𰲤</w:t>
        </w:r>
      </w:ins>
      <w:r w:rsidRPr="004D29FD">
        <w:rPr>
          <w:rFonts w:ascii="宋体" w:eastAsia="宋体" w:hAnsi="宋体" w:hint="eastAsia"/>
          <w:sz w:val="30"/>
          <w:szCs w:val="30"/>
        </w:rPr>
        <w:t>（甲）三千，以少（宵）會者（諸）侯之</w:t>
      </w:r>
      <w:del w:id="11" w:author="Guangyu Zhu" w:date="2025-12-31T18:58:00Z" w16du:dateUtc="2025-12-31T10:58:00Z">
        <w:r w:rsidRPr="004D29FD" w:rsidDel="00F5526A">
          <w:rPr>
            <w:rFonts w:ascii="宋体" w:eastAsia="宋体" w:hAnsi="宋体" w:hint="eastAsia"/>
            <w:sz w:val="30"/>
            <w:szCs w:val="30"/>
          </w:rPr>
          <w:delText>币</w:delText>
        </w:r>
      </w:del>
      <w:ins w:id="12" w:author="Guangyu Zhu" w:date="2025-12-31T18:58:00Z" w16du:dateUtc="2025-12-31T10:58:00Z">
        <w:r w:rsidR="00F5526A">
          <w:rPr>
            <w:rFonts w:ascii="宋体" w:eastAsia="宋体" w:hAnsi="宋体" w:hint="eastAsia"/>
            <w:sz w:val="30"/>
            <w:szCs w:val="30"/>
          </w:rPr>
          <w:t>帀</w:t>
        </w:r>
      </w:ins>
      <w:r w:rsidRPr="004D29FD">
        <w:rPr>
          <w:rFonts w:ascii="宋体" w:eastAsia="宋体" w:hAnsi="宋体" w:hint="eastAsia"/>
          <w:sz w:val="30"/>
          <w:szCs w:val="30"/>
        </w:rPr>
        <w:t>（師）於</w:t>
      </w:r>
      <w:ins w:id="13" w:author="Guangyu Zhu" w:date="2025-12-31T18:59:00Z" w16du:dateUtc="2025-12-31T10:59:00Z">
        <w:r w:rsidR="00F5526A" w:rsidRPr="00F5526A">
          <w:rPr>
            <w:rFonts w:ascii="SimSun-ExtG" w:eastAsia="SimSun-ExtG" w:hAnsi="SimSun-ExtG" w:cs="SimSun-ExtG" w:hint="eastAsia"/>
            <w:sz w:val="30"/>
            <w:szCs w:val="30"/>
          </w:rPr>
          <w:t>𰣅</w:t>
        </w:r>
      </w:ins>
      <w:r w:rsidRPr="004D29FD">
        <w:rPr>
          <w:rFonts w:ascii="宋体" w:eastAsia="宋体" w:hAnsi="宋体" w:hint="eastAsia"/>
          <w:sz w:val="30"/>
          <w:szCs w:val="30"/>
        </w:rPr>
        <w:t>（牧）之埜（野）。”</w:t>
      </w:r>
    </w:p>
    <w:p w14:paraId="58B72F1A" w14:textId="45D38B34" w:rsidR="004D29FD" w:rsidRPr="00F13907" w:rsidRDefault="004D29FD" w:rsidP="004D29FD">
      <w:pPr>
        <w:rPr>
          <w:rFonts w:ascii="宋体" w:eastAsia="宋体" w:hAnsi="宋体" w:hint="eastAsia"/>
          <w:b/>
          <w:bCs/>
          <w:sz w:val="30"/>
          <w:szCs w:val="30"/>
          <w:rPrChange w:id="14" w:author="Guangyu Zhu" w:date="2025-12-31T19:03:00Z" w16du:dateUtc="2025-12-31T11:0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del w:id="15" w:author="Guangyu Zhu" w:date="2025-12-31T18:59:00Z" w16du:dateUtc="2025-12-31T10:59:00Z">
        <w:r w:rsidRPr="00F13907" w:rsidDel="00F5526A">
          <w:rPr>
            <w:rFonts w:ascii="宋体" w:eastAsia="宋体" w:hAnsi="宋体" w:hint="eastAsia"/>
            <w:b/>
            <w:bCs/>
            <w:sz w:val="30"/>
            <w:szCs w:val="30"/>
            <w:rPrChange w:id="16" w:author="Guangyu Zhu" w:date="2025-12-31T19:03:00Z" w16du:dateUtc="2025-12-31T11:0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姆</w:delText>
        </w:r>
      </w:del>
      <w:bookmarkStart w:id="17" w:name="_Hlk218100010"/>
      <w:ins w:id="18" w:author="Guangyu Zhu" w:date="2025-12-31T18:59:00Z" w16du:dateUtc="2025-12-31T10:59:00Z">
        <w:r w:rsidR="00F13907" w:rsidRPr="00F13907">
          <w:rPr>
            <w:rFonts w:ascii="宋体" w:eastAsia="宋体" w:hAnsi="宋体" w:hint="eastAsia"/>
            <w:b/>
            <w:bCs/>
            <w:sz w:val="30"/>
            <w:szCs w:val="30"/>
            <w:rPrChange w:id="19" w:author="Guangyu Zhu" w:date="2025-12-31T19:03:00Z" w16du:dateUtc="2025-12-31T11:0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⿰言母</w:t>
        </w:r>
      </w:ins>
      <w:bookmarkEnd w:id="17"/>
      <w:r w:rsidRPr="00F13907">
        <w:rPr>
          <w:rFonts w:ascii="宋体" w:eastAsia="宋体" w:hAnsi="宋体" w:hint="eastAsia"/>
          <w:b/>
          <w:bCs/>
          <w:sz w:val="30"/>
          <w:szCs w:val="30"/>
          <w:rPrChange w:id="20" w:author="Guangyu Zhu" w:date="2025-12-31T19:03:00Z" w16du:dateUtc="2025-12-31T11:03:00Z">
            <w:rPr>
              <w:rFonts w:ascii="宋体" w:eastAsia="宋体" w:hAnsi="宋体" w:hint="eastAsia"/>
              <w:sz w:val="30"/>
              <w:szCs w:val="30"/>
            </w:rPr>
          </w:rPrChange>
        </w:rPr>
        <w:t>與悔</w:t>
      </w:r>
    </w:p>
    <w:p w14:paraId="4F18D6FD" w14:textId="3C332820" w:rsidR="00F13907" w:rsidRDefault="004D29FD" w:rsidP="004D29FD">
      <w:pPr>
        <w:rPr>
          <w:ins w:id="21" w:author="Guangyu Zhu" w:date="2025-12-31T19:00:00Z" w16du:dateUtc="2025-12-31T11:00:00Z"/>
          <w:rFonts w:ascii="宋体" w:eastAsia="宋体" w:hAnsi="宋体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《有皇》：“</w:t>
      </w:r>
      <w:ins w:id="22" w:author="Guangyu Zhu" w:date="2025-12-31T19:01:00Z" w16du:dateUtc="2025-12-31T11:01:00Z">
        <w:r w:rsidR="00F13907" w:rsidRPr="00F13907">
          <w:rPr>
            <w:rFonts w:ascii="微软雅黑" w:eastAsia="微软雅黑" w:hAnsi="微软雅黑" w:cs="微软雅黑" w:hint="eastAsia"/>
            <w:sz w:val="30"/>
            <w:szCs w:val="30"/>
          </w:rPr>
          <w:t>〼</w:t>
        </w:r>
      </w:ins>
      <w:del w:id="23" w:author="Guangyu Zhu" w:date="2025-12-31T19:01:00Z" w16du:dateUtc="2025-12-31T11:01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√</w:delText>
        </w:r>
      </w:del>
      <w:r w:rsidRPr="004D29FD">
        <w:rPr>
          <w:rFonts w:ascii="宋体" w:eastAsia="宋体" w:hAnsi="宋体" w:hint="eastAsia"/>
          <w:sz w:val="30"/>
          <w:szCs w:val="30"/>
        </w:rPr>
        <w:t>自</w:t>
      </w:r>
      <w:ins w:id="24" w:author="Guangyu Zhu" w:date="2025-12-31T18:59:00Z" w16du:dateUtc="2025-12-31T10:59:00Z">
        <w:r w:rsidR="00F13907" w:rsidRPr="00F13907">
          <w:rPr>
            <w:rFonts w:ascii="宋体" w:eastAsia="宋体" w:hAnsi="宋体" w:hint="eastAsia"/>
            <w:sz w:val="30"/>
            <w:szCs w:val="30"/>
          </w:rPr>
          <w:t>⿰言母</w:t>
        </w:r>
      </w:ins>
      <w:del w:id="25" w:author="Guangyu Zhu" w:date="2025-12-31T18:59:00Z" w16du:dateUtc="2025-12-31T10:59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諿</w:delText>
        </w:r>
      </w:del>
      <w:r w:rsidRPr="004D29FD">
        <w:rPr>
          <w:rFonts w:ascii="宋体" w:eastAsia="宋体" w:hAnsi="宋体" w:hint="eastAsia"/>
          <w:sz w:val="30"/>
          <w:szCs w:val="30"/>
        </w:rPr>
        <w:t>（悔）含可（兮），又（有）</w:t>
      </w:r>
      <w:del w:id="26" w:author="Guangyu Zhu" w:date="2025-12-31T19:02:00Z" w16du:dateUtc="2025-12-31T11:02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华</w:delText>
        </w:r>
      </w:del>
      <w:ins w:id="27" w:author="Guangyu Zhu" w:date="2025-12-31T19:02:00Z" w16du:dateUtc="2025-12-31T11:02:00Z">
        <w:r w:rsidR="00F13907" w:rsidRPr="00F13907">
          <w:rPr>
            <w:rFonts w:ascii="SimSun-ExtG" w:eastAsia="SimSun-ExtG" w:hAnsi="SimSun-ExtG" w:cs="SimSun-ExtG" w:hint="eastAsia"/>
            <w:sz w:val="30"/>
            <w:szCs w:val="30"/>
          </w:rPr>
          <w:t>𱞃</w:t>
        </w:r>
      </w:ins>
      <w:r w:rsidRPr="004D29FD">
        <w:rPr>
          <w:rFonts w:ascii="宋体" w:eastAsia="宋体" w:hAnsi="宋体" w:hint="eastAsia"/>
          <w:sz w:val="30"/>
          <w:szCs w:val="30"/>
        </w:rPr>
        <w:t>（過）而能改含可（兮）。”按，“</w:t>
      </w:r>
      <w:ins w:id="28" w:author="Guangyu Zhu" w:date="2025-12-31T18:59:00Z" w16du:dateUtc="2025-12-31T10:59:00Z">
        <w:r w:rsidR="00F13907" w:rsidRPr="00F13907">
          <w:rPr>
            <w:rFonts w:ascii="宋体" w:eastAsia="宋体" w:hAnsi="宋体" w:hint="eastAsia"/>
            <w:sz w:val="30"/>
            <w:szCs w:val="30"/>
          </w:rPr>
          <w:t>⿰言母</w:t>
        </w:r>
      </w:ins>
      <w:r w:rsidRPr="004D29FD">
        <w:rPr>
          <w:rFonts w:ascii="宋体" w:eastAsia="宋体" w:hAnsi="宋体" w:hint="eastAsia"/>
          <w:sz w:val="30"/>
          <w:szCs w:val="30"/>
        </w:rPr>
        <w:t>（悔）”字從程少軒在復旦吉大古文字專業研究生聯合讀書會《上博八&lt;有皇將起&gt;校讀》（復旦大學出土文獻與古文字研究中心網，2011年7月17日）一文下跟帖讀。</w:t>
      </w:r>
    </w:p>
    <w:p w14:paraId="0696E791" w14:textId="59875819" w:rsidR="004D29FD" w:rsidRPr="00F13907" w:rsidRDefault="00F13907" w:rsidP="004D29FD">
      <w:pPr>
        <w:rPr>
          <w:rFonts w:ascii="宋体" w:eastAsia="宋体" w:hAnsi="宋体" w:hint="eastAsia"/>
          <w:b/>
          <w:bCs/>
          <w:sz w:val="30"/>
          <w:szCs w:val="30"/>
          <w:rPrChange w:id="29" w:author="Guangyu Zhu" w:date="2025-12-31T19:03:00Z" w16du:dateUtc="2025-12-31T11:0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30" w:author="Guangyu Zhu" w:date="2025-12-31T19:00:00Z" w16du:dateUtc="2025-12-31T11:00:00Z">
        <w:r w:rsidRPr="00F13907">
          <w:rPr>
            <w:rFonts w:ascii="宋体" w:eastAsia="宋体" w:hAnsi="宋体" w:hint="eastAsia"/>
            <w:b/>
            <w:bCs/>
            <w:sz w:val="30"/>
            <w:szCs w:val="30"/>
            <w:rPrChange w:id="31" w:author="Guangyu Zhu" w:date="2025-12-31T19:03:00Z" w16du:dateUtc="2025-12-31T11:0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⿰言母</w:t>
        </w:r>
      </w:ins>
      <w:del w:id="32" w:author="Guangyu Zhu" w:date="2025-12-31T19:00:00Z" w16du:dateUtc="2025-12-31T11:00:00Z">
        <w:r w:rsidR="004D29FD" w:rsidRPr="00F13907" w:rsidDel="00F13907">
          <w:rPr>
            <w:rFonts w:ascii="宋体" w:eastAsia="宋体" w:hAnsi="宋体" w:hint="eastAsia"/>
            <w:b/>
            <w:bCs/>
            <w:sz w:val="30"/>
            <w:szCs w:val="30"/>
            <w:rPrChange w:id="33" w:author="Guangyu Zhu" w:date="2025-12-31T19:03:00Z" w16du:dateUtc="2025-12-31T11:0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姆</w:delText>
        </w:r>
      </w:del>
      <w:r w:rsidR="004D29FD" w:rsidRPr="00F13907">
        <w:rPr>
          <w:rFonts w:ascii="宋体" w:eastAsia="宋体" w:hAnsi="宋体" w:hint="eastAsia"/>
          <w:b/>
          <w:bCs/>
          <w:sz w:val="30"/>
          <w:szCs w:val="30"/>
          <w:rPrChange w:id="34" w:author="Guangyu Zhu" w:date="2025-12-31T19:03:00Z" w16du:dateUtc="2025-12-31T11:03:00Z">
            <w:rPr>
              <w:rFonts w:ascii="宋体" w:eastAsia="宋体" w:hAnsi="宋体" w:hint="eastAsia"/>
              <w:sz w:val="30"/>
              <w:szCs w:val="30"/>
            </w:rPr>
          </w:rPrChange>
        </w:rPr>
        <w:t>與誨</w:t>
      </w:r>
    </w:p>
    <w:p w14:paraId="663E6776" w14:textId="306C62A4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《易之義》：“大蓄（畜），兑而</w:t>
      </w:r>
      <w:ins w:id="35" w:author="Guangyu Zhu" w:date="2025-12-31T19:01:00Z" w16du:dateUtc="2025-12-31T11:01:00Z">
        <w:r w:rsidR="00F13907" w:rsidRPr="00F13907">
          <w:rPr>
            <w:rFonts w:ascii="宋体" w:eastAsia="宋体" w:hAnsi="宋体" w:hint="eastAsia"/>
            <w:sz w:val="30"/>
            <w:szCs w:val="30"/>
          </w:rPr>
          <w:t>⿰言母</w:t>
        </w:r>
      </w:ins>
      <w:r w:rsidRPr="004D29FD">
        <w:rPr>
          <w:rFonts w:ascii="宋体" w:eastAsia="宋体" w:hAnsi="宋体" w:hint="eastAsia"/>
          <w:sz w:val="30"/>
          <w:szCs w:val="30"/>
        </w:rPr>
        <w:t>（誨）</w:t>
      </w:r>
      <w:r w:rsidRPr="00F13907">
        <w:rPr>
          <w:rFonts w:ascii="宋体" w:eastAsia="宋体" w:hAnsi="宋体" w:hint="eastAsia"/>
          <w:sz w:val="30"/>
          <w:szCs w:val="30"/>
          <w:bdr w:val="single" w:sz="4" w:space="0" w:color="auto"/>
          <w:rPrChange w:id="36" w:author="Guangyu Zhu" w:date="2025-12-31T19:02:00Z" w16du:dateUtc="2025-12-31T11:02:00Z">
            <w:rPr>
              <w:rFonts w:ascii="宋体" w:eastAsia="宋体" w:hAnsi="宋体" w:hint="eastAsia"/>
              <w:sz w:val="30"/>
              <w:szCs w:val="30"/>
            </w:rPr>
          </w:rPrChange>
        </w:rPr>
        <w:t>也</w:t>
      </w:r>
      <w:r w:rsidRPr="004D29FD">
        <w:rPr>
          <w:rFonts w:ascii="宋体" w:eastAsia="宋体" w:hAnsi="宋体" w:hint="eastAsia"/>
          <w:sz w:val="30"/>
          <w:szCs w:val="30"/>
        </w:rPr>
        <w:t>。”</w:t>
      </w:r>
    </w:p>
    <w:p w14:paraId="03140625" w14:textId="16C3A362" w:rsidR="004D29FD" w:rsidRPr="00F13907" w:rsidRDefault="00F13907" w:rsidP="004D29FD">
      <w:pPr>
        <w:rPr>
          <w:rFonts w:ascii="宋体" w:eastAsia="宋体" w:hAnsi="宋体" w:hint="eastAsia"/>
          <w:b/>
          <w:bCs/>
          <w:sz w:val="30"/>
          <w:szCs w:val="30"/>
          <w:rPrChange w:id="37" w:author="Guangyu Zhu" w:date="2025-12-31T19:03:00Z" w16du:dateUtc="2025-12-31T11:03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bookmarkStart w:id="38" w:name="_Hlk218100295"/>
      <w:ins w:id="39" w:author="Guangyu Zhu" w:date="2025-12-31T19:00:00Z" w16du:dateUtc="2025-12-31T11:00:00Z">
        <w:r w:rsidRPr="00F13907">
          <w:rPr>
            <w:rFonts w:ascii="宋体" w:eastAsia="宋体" w:hAnsi="宋体" w:hint="eastAsia"/>
            <w:b/>
            <w:bCs/>
            <w:sz w:val="30"/>
            <w:szCs w:val="30"/>
            <w:rPrChange w:id="40" w:author="Guangyu Zhu" w:date="2025-12-31T19:03:00Z" w16du:dateUtc="2025-12-31T11:0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⿰言母</w:t>
        </w:r>
      </w:ins>
      <w:bookmarkEnd w:id="38"/>
      <w:del w:id="41" w:author="Guangyu Zhu" w:date="2025-12-31T19:00:00Z" w16du:dateUtc="2025-12-31T11:00:00Z">
        <w:r w:rsidR="004D29FD" w:rsidRPr="00F13907" w:rsidDel="00F13907">
          <w:rPr>
            <w:rFonts w:ascii="宋体" w:eastAsia="宋体" w:hAnsi="宋体" w:hint="eastAsia"/>
            <w:b/>
            <w:bCs/>
            <w:sz w:val="30"/>
            <w:szCs w:val="30"/>
            <w:rPrChange w:id="42" w:author="Guangyu Zhu" w:date="2025-12-31T19:03:00Z" w16du:dateUtc="2025-12-31T11:03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姆</w:delText>
        </w:r>
      </w:del>
      <w:r w:rsidR="004D29FD" w:rsidRPr="00F13907">
        <w:rPr>
          <w:rFonts w:ascii="宋体" w:eastAsia="宋体" w:hAnsi="宋体" w:hint="eastAsia"/>
          <w:b/>
          <w:bCs/>
          <w:sz w:val="30"/>
          <w:szCs w:val="30"/>
          <w:rPrChange w:id="43" w:author="Guangyu Zhu" w:date="2025-12-31T19:03:00Z" w16du:dateUtc="2025-12-31T11:03:00Z">
            <w:rPr>
              <w:rFonts w:ascii="宋体" w:eastAsia="宋体" w:hAnsi="宋体" w:hint="eastAsia"/>
              <w:sz w:val="30"/>
              <w:szCs w:val="30"/>
            </w:rPr>
          </w:rPrChange>
        </w:rPr>
        <w:t>與畝</w:t>
      </w:r>
    </w:p>
    <w:p w14:paraId="323C589D" w14:textId="12FD77F0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《凡物甲》：“九</w:t>
      </w:r>
      <w:ins w:id="44" w:author="Guangyu Zhu" w:date="2025-12-31T19:03:00Z" w16du:dateUtc="2025-12-31T11:03:00Z">
        <w:r w:rsidR="00F13907" w:rsidRPr="00F13907">
          <w:rPr>
            <w:rFonts w:ascii="宋体" w:eastAsia="宋体" w:hAnsi="宋体" w:hint="eastAsia"/>
            <w:sz w:val="30"/>
            <w:szCs w:val="30"/>
          </w:rPr>
          <w:t>㘝</w:t>
        </w:r>
      </w:ins>
      <w:del w:id="45" w:author="Guangyu Zhu" w:date="2025-12-31T19:03:00Z" w16du:dateUtc="2025-12-31T11:03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区</w:delText>
        </w:r>
      </w:del>
      <w:r w:rsidRPr="004D29FD">
        <w:rPr>
          <w:rFonts w:ascii="宋体" w:eastAsia="宋体" w:hAnsi="宋体" w:hint="eastAsia"/>
          <w:sz w:val="30"/>
          <w:szCs w:val="30"/>
        </w:rPr>
        <w:t>（域）出</w:t>
      </w:r>
      <w:ins w:id="46" w:author="Guangyu Zhu" w:date="2025-12-31T19:03:00Z" w16du:dateUtc="2025-12-31T11:03:00Z">
        <w:r w:rsidR="00F13907" w:rsidRPr="00F13907">
          <w:rPr>
            <w:rFonts w:ascii="宋体" w:eastAsia="宋体" w:hAnsi="宋体" w:hint="eastAsia"/>
            <w:sz w:val="30"/>
            <w:szCs w:val="30"/>
          </w:rPr>
          <w:t>⿰言母</w:t>
        </w:r>
      </w:ins>
      <w:r w:rsidRPr="004D29FD">
        <w:rPr>
          <w:rFonts w:ascii="宋体" w:eastAsia="宋体" w:hAnsi="宋体" w:hint="eastAsia"/>
          <w:sz w:val="30"/>
          <w:szCs w:val="30"/>
        </w:rPr>
        <w:t>（畝），</w:t>
      </w:r>
      <w:ins w:id="47" w:author="Guangyu Zhu" w:date="2025-12-31T19:03:00Z" w16du:dateUtc="2025-12-31T11:03:00Z">
        <w:r w:rsidR="00F13907" w:rsidRPr="00F13907">
          <w:rPr>
            <w:rFonts w:ascii="宋体" w:eastAsia="宋体" w:hAnsi="宋体" w:hint="eastAsia"/>
            <w:sz w:val="30"/>
            <w:szCs w:val="30"/>
          </w:rPr>
          <w:t>䈞</w:t>
        </w:r>
      </w:ins>
      <w:del w:id="48" w:author="Guangyu Zhu" w:date="2025-12-31T19:03:00Z" w16du:dateUtc="2025-12-31T11:03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管</w:delText>
        </w:r>
      </w:del>
      <w:r w:rsidRPr="004D29FD">
        <w:rPr>
          <w:rFonts w:ascii="宋体" w:eastAsia="宋体" w:hAnsi="宋体" w:hint="eastAsia"/>
          <w:sz w:val="30"/>
          <w:szCs w:val="30"/>
        </w:rPr>
        <w:t>（孰）爲之</w:t>
      </w:r>
      <w:ins w:id="49" w:author="Guangyu Zhu" w:date="2025-12-31T19:04:00Z" w16du:dateUtc="2025-12-31T11:04:00Z">
        <w:r w:rsidR="00F13907" w:rsidRPr="00F13907">
          <w:rPr>
            <w:rFonts w:ascii="宋体" w:eastAsia="宋体" w:hAnsi="宋体" w:hint="eastAsia"/>
            <w:sz w:val="30"/>
            <w:szCs w:val="30"/>
          </w:rPr>
          <w:t>⿰亻⿱丰土</w:t>
        </w:r>
      </w:ins>
      <w:del w:id="50" w:author="Guangyu Zhu" w:date="2025-12-31T19:04:00Z" w16du:dateUtc="2025-12-31T11:04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佳</w:delText>
        </w:r>
      </w:del>
      <w:r w:rsidRPr="004D29FD">
        <w:rPr>
          <w:rFonts w:ascii="宋体" w:eastAsia="宋体" w:hAnsi="宋体" w:hint="eastAsia"/>
          <w:sz w:val="30"/>
          <w:szCs w:val="30"/>
        </w:rPr>
        <w:t>（封）？”按，“</w:t>
      </w:r>
      <w:ins w:id="51" w:author="Guangyu Zhu" w:date="2025-12-31T19:01:00Z" w16du:dateUtc="2025-12-31T11:01:00Z">
        <w:r w:rsidR="00F13907" w:rsidRPr="00F13907">
          <w:rPr>
            <w:rFonts w:ascii="宋体" w:eastAsia="宋体" w:hAnsi="宋体" w:hint="eastAsia"/>
            <w:sz w:val="30"/>
            <w:szCs w:val="30"/>
          </w:rPr>
          <w:t>⿰言母</w:t>
        </w:r>
      </w:ins>
      <w:del w:id="52" w:author="Guangyu Zhu" w:date="2025-12-31T19:01:00Z" w16du:dateUtc="2025-12-31T11:01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諿</w:delText>
        </w:r>
      </w:del>
      <w:r w:rsidRPr="004D29FD">
        <w:rPr>
          <w:rFonts w:ascii="宋体" w:eastAsia="宋体" w:hAnsi="宋体" w:hint="eastAsia"/>
          <w:sz w:val="30"/>
          <w:szCs w:val="30"/>
        </w:rPr>
        <w:t>（畝）”字從沈培《&lt;上博（七）&gt;字詞補説二則》（復旦大學出土文獻與古文字研究中心網，2009年1月3日）讀。下同。</w:t>
      </w:r>
    </w:p>
    <w:p w14:paraId="50204818" w14:textId="556FC54D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《凡物乙》：“九</w:t>
      </w:r>
      <w:ins w:id="53" w:author="Guangyu Zhu" w:date="2025-12-31T19:04:00Z" w16du:dateUtc="2025-12-31T11:04:00Z">
        <w:r w:rsidR="00F13907" w:rsidRPr="00F13907">
          <w:rPr>
            <w:rFonts w:ascii="宋体" w:eastAsia="宋体" w:hAnsi="宋体" w:hint="eastAsia"/>
            <w:sz w:val="30"/>
            <w:szCs w:val="30"/>
          </w:rPr>
          <w:t>㘝</w:t>
        </w:r>
      </w:ins>
      <w:del w:id="54" w:author="Guangyu Zhu" w:date="2025-12-31T19:04:00Z" w16du:dateUtc="2025-12-31T11:04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凤</w:delText>
        </w:r>
      </w:del>
      <w:r w:rsidRPr="004D29FD">
        <w:rPr>
          <w:rFonts w:ascii="宋体" w:eastAsia="宋体" w:hAnsi="宋体" w:hint="eastAsia"/>
          <w:sz w:val="30"/>
          <w:szCs w:val="30"/>
        </w:rPr>
        <w:t>（域）出</w:t>
      </w:r>
      <w:ins w:id="55" w:author="Guangyu Zhu" w:date="2025-12-31T19:04:00Z" w16du:dateUtc="2025-12-31T11:04:00Z">
        <w:r w:rsidR="00F13907" w:rsidRPr="00F13907">
          <w:rPr>
            <w:rFonts w:ascii="宋体" w:eastAsia="宋体" w:hAnsi="宋体" w:hint="eastAsia"/>
            <w:sz w:val="30"/>
            <w:szCs w:val="30"/>
          </w:rPr>
          <w:t>⿰言母</w:t>
        </w:r>
      </w:ins>
      <w:del w:id="56" w:author="Guangyu Zhu" w:date="2025-12-31T19:04:00Z" w16du:dateUtc="2025-12-31T11:04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姆</w:delText>
        </w:r>
      </w:del>
      <w:r w:rsidRPr="004D29FD">
        <w:rPr>
          <w:rFonts w:ascii="宋体" w:eastAsia="宋体" w:hAnsi="宋体" w:hint="eastAsia"/>
          <w:sz w:val="30"/>
          <w:szCs w:val="30"/>
        </w:rPr>
        <w:t>（畝），</w:t>
      </w:r>
      <w:ins w:id="57" w:author="Guangyu Zhu" w:date="2025-12-31T19:04:00Z" w16du:dateUtc="2025-12-31T11:04:00Z">
        <w:r w:rsidR="00F13907" w:rsidRPr="00F13907">
          <w:rPr>
            <w:rFonts w:ascii="宋体" w:eastAsia="宋体" w:hAnsi="宋体" w:hint="eastAsia"/>
            <w:sz w:val="30"/>
            <w:szCs w:val="30"/>
          </w:rPr>
          <w:t>䈞</w:t>
        </w:r>
      </w:ins>
      <w:del w:id="58" w:author="Guangyu Zhu" w:date="2025-12-31T19:04:00Z" w16du:dateUtc="2025-12-31T11:04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管</w:delText>
        </w:r>
      </w:del>
      <w:r w:rsidRPr="004D29FD">
        <w:rPr>
          <w:rFonts w:ascii="宋体" w:eastAsia="宋体" w:hAnsi="宋体" w:hint="eastAsia"/>
          <w:sz w:val="30"/>
          <w:szCs w:val="30"/>
        </w:rPr>
        <w:t>（孰）爲之</w:t>
      </w:r>
      <w:ins w:id="59" w:author="Guangyu Zhu" w:date="2025-12-31T19:05:00Z" w16du:dateUtc="2025-12-31T11:05:00Z">
        <w:r w:rsidR="00F13907" w:rsidRPr="00F13907">
          <w:rPr>
            <w:rFonts w:ascii="宋体" w:eastAsia="宋体" w:hAnsi="宋体" w:hint="eastAsia"/>
            <w:sz w:val="30"/>
            <w:szCs w:val="30"/>
          </w:rPr>
          <w:t>⿰亻⿱丰土</w:t>
        </w:r>
      </w:ins>
      <w:del w:id="60" w:author="Guangyu Zhu" w:date="2025-12-31T19:05:00Z" w16du:dateUtc="2025-12-31T11:05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佳</w:delText>
        </w:r>
      </w:del>
      <w:r w:rsidRPr="004D29FD">
        <w:rPr>
          <w:rFonts w:ascii="宋体" w:eastAsia="宋体" w:hAnsi="宋体" w:hint="eastAsia"/>
          <w:sz w:val="30"/>
          <w:szCs w:val="30"/>
        </w:rPr>
        <w:t>（封）？”</w:t>
      </w:r>
    </w:p>
    <w:p w14:paraId="017A8F06" w14:textId="180A6583" w:rsidR="004D29FD" w:rsidRPr="00F13907" w:rsidRDefault="00F13907" w:rsidP="004D29FD">
      <w:pPr>
        <w:rPr>
          <w:rFonts w:ascii="宋体" w:eastAsia="宋体" w:hAnsi="宋体" w:hint="eastAsia"/>
          <w:b/>
          <w:bCs/>
          <w:sz w:val="30"/>
          <w:szCs w:val="30"/>
          <w:rPrChange w:id="61" w:author="Guangyu Zhu" w:date="2025-12-31T19:06:00Z" w16du:dateUtc="2025-12-31T11:06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62" w:author="Guangyu Zhu" w:date="2025-12-31T19:00:00Z" w16du:dateUtc="2025-12-31T11:00:00Z">
        <w:r w:rsidRPr="00F13907">
          <w:rPr>
            <w:rFonts w:ascii="宋体" w:eastAsia="宋体" w:hAnsi="宋体" w:hint="eastAsia"/>
            <w:b/>
            <w:bCs/>
            <w:sz w:val="30"/>
            <w:szCs w:val="30"/>
            <w:rPrChange w:id="63" w:author="Guangyu Zhu" w:date="2025-12-31T19:06:00Z" w16du:dateUtc="2025-12-31T11:0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t>⿰言母</w:t>
        </w:r>
      </w:ins>
      <w:del w:id="64" w:author="Guangyu Zhu" w:date="2025-12-31T19:00:00Z" w16du:dateUtc="2025-12-31T11:00:00Z">
        <w:r w:rsidR="004D29FD" w:rsidRPr="00F13907" w:rsidDel="00F13907">
          <w:rPr>
            <w:rFonts w:ascii="宋体" w:eastAsia="宋体" w:hAnsi="宋体" w:hint="eastAsia"/>
            <w:b/>
            <w:bCs/>
            <w:sz w:val="30"/>
            <w:szCs w:val="30"/>
            <w:rPrChange w:id="65" w:author="Guangyu Zhu" w:date="2025-12-31T19:06:00Z" w16du:dateUtc="2025-12-31T11:06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姆</w:delText>
        </w:r>
      </w:del>
      <w:r w:rsidR="004D29FD" w:rsidRPr="00F13907">
        <w:rPr>
          <w:rFonts w:ascii="宋体" w:eastAsia="宋体" w:hAnsi="宋体" w:hint="eastAsia"/>
          <w:b/>
          <w:bCs/>
          <w:sz w:val="30"/>
          <w:szCs w:val="30"/>
          <w:rPrChange w:id="66" w:author="Guangyu Zhu" w:date="2025-12-31T19:06:00Z" w16du:dateUtc="2025-12-31T11:06:00Z">
            <w:rPr>
              <w:rFonts w:ascii="宋体" w:eastAsia="宋体" w:hAnsi="宋体" w:hint="eastAsia"/>
              <w:sz w:val="30"/>
              <w:szCs w:val="30"/>
            </w:rPr>
          </w:rPrChange>
        </w:rPr>
        <w:t>與謀</w:t>
      </w:r>
    </w:p>
    <w:p w14:paraId="55CD8589" w14:textId="7966B0A2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《天子甲》：“</w:t>
      </w:r>
      <w:ins w:id="67" w:author="Guangyu Zhu" w:date="2025-12-31T19:05:00Z" w16du:dateUtc="2025-12-31T11:05:00Z">
        <w:r w:rsidR="00F13907" w:rsidRPr="00F13907">
          <w:rPr>
            <w:rFonts w:ascii="SimSun-ExtG" w:eastAsia="SimSun-ExtG" w:hAnsi="SimSun-ExtG" w:cs="SimSun-ExtG" w:hint="eastAsia"/>
            <w:sz w:val="30"/>
            <w:szCs w:val="30"/>
          </w:rPr>
          <w:t>𰐓</w:t>
        </w:r>
      </w:ins>
      <w:del w:id="68" w:author="Guangyu Zhu" w:date="2025-12-31T19:05:00Z" w16du:dateUtc="2025-12-31T11:05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强</w:delText>
        </w:r>
      </w:del>
      <w:r w:rsidRPr="004D29FD">
        <w:rPr>
          <w:rFonts w:ascii="宋体" w:eastAsia="宋体" w:hAnsi="宋体" w:hint="eastAsia"/>
          <w:sz w:val="30"/>
          <w:szCs w:val="30"/>
        </w:rPr>
        <w:t>（強）行、忠</w:t>
      </w:r>
      <w:ins w:id="69" w:author="Guangyu Zhu" w:date="2025-12-31T19:01:00Z" w16du:dateUtc="2025-12-31T11:01:00Z">
        <w:r w:rsidR="00F13907" w:rsidRPr="00F13907">
          <w:rPr>
            <w:rFonts w:ascii="宋体" w:eastAsia="宋体" w:hAnsi="宋体" w:hint="eastAsia"/>
            <w:sz w:val="30"/>
            <w:szCs w:val="30"/>
          </w:rPr>
          <w:t>⿰言母</w:t>
        </w:r>
      </w:ins>
      <w:del w:id="70" w:author="Guangyu Zhu" w:date="2025-12-31T19:01:00Z" w16du:dateUtc="2025-12-31T11:01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諿</w:delText>
        </w:r>
      </w:del>
      <w:r w:rsidRPr="004D29FD">
        <w:rPr>
          <w:rFonts w:ascii="宋体" w:eastAsia="宋体" w:hAnsi="宋体" w:hint="eastAsia"/>
          <w:sz w:val="30"/>
          <w:szCs w:val="30"/>
        </w:rPr>
        <w:t>（謀）、信言，此所不</w:t>
      </w:r>
      <w:ins w:id="71" w:author="Guangyu Zhu" w:date="2025-12-31T19:05:00Z" w16du:dateUtc="2025-12-31T11:05:00Z">
        <w:r w:rsidR="00F13907" w:rsidRPr="00F13907">
          <w:rPr>
            <w:rFonts w:ascii="SimSun-ExtB" w:eastAsia="SimSun-ExtB" w:hAnsi="SimSun-ExtB" w:cs="SimSun-ExtB" w:hint="eastAsia"/>
            <w:sz w:val="30"/>
            <w:szCs w:val="30"/>
          </w:rPr>
          <w:t>𡥈</w:t>
        </w:r>
      </w:ins>
      <w:del w:id="72" w:author="Guangyu Zhu" w:date="2025-12-31T19:05:00Z" w16du:dateUtc="2025-12-31T11:05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季</w:delText>
        </w:r>
      </w:del>
      <w:r w:rsidRPr="004D29FD">
        <w:rPr>
          <w:rFonts w:ascii="宋体" w:eastAsia="宋体" w:hAnsi="宋体" w:hint="eastAsia"/>
          <w:sz w:val="30"/>
          <w:szCs w:val="30"/>
        </w:rPr>
        <w:t>（教）於</w:t>
      </w:r>
      <w:del w:id="73" w:author="Guangyu Zhu" w:date="2025-12-31T19:05:00Z" w16du:dateUtc="2025-12-31T11:05:00Z">
        <w:r w:rsidRPr="004D29FD" w:rsidDel="00F13907">
          <w:rPr>
            <w:rFonts w:ascii="宋体" w:eastAsia="宋体" w:hAnsi="宋体" w:hint="eastAsia"/>
            <w:sz w:val="30"/>
            <w:szCs w:val="30"/>
          </w:rPr>
          <w:delText>币</w:delText>
        </w:r>
      </w:del>
      <w:ins w:id="74" w:author="Guangyu Zhu" w:date="2025-12-31T19:05:00Z" w16du:dateUtc="2025-12-31T11:05:00Z">
        <w:r w:rsidR="00F13907">
          <w:rPr>
            <w:rFonts w:ascii="宋体" w:eastAsia="宋体" w:hAnsi="宋体" w:hint="eastAsia"/>
            <w:sz w:val="30"/>
            <w:szCs w:val="30"/>
          </w:rPr>
          <w:t>帀</w:t>
        </w:r>
      </w:ins>
      <w:r w:rsidRPr="004D29FD">
        <w:rPr>
          <w:rFonts w:ascii="宋体" w:eastAsia="宋体" w:hAnsi="宋体" w:hint="eastAsia"/>
          <w:sz w:val="30"/>
          <w:szCs w:val="30"/>
        </w:rPr>
        <w:t>（師）也。”</w:t>
      </w:r>
    </w:p>
    <w:p w14:paraId="6322A860" w14:textId="77777777" w:rsidR="00F13907" w:rsidRPr="00F13907" w:rsidRDefault="004D29FD" w:rsidP="004D29FD">
      <w:pPr>
        <w:rPr>
          <w:ins w:id="75" w:author="Guangyu Zhu" w:date="2025-12-31T19:00:00Z" w16du:dateUtc="2025-12-31T11:00:00Z"/>
          <w:rFonts w:ascii="宋体" w:eastAsia="宋体" w:hAnsi="宋体"/>
          <w:b/>
          <w:bCs/>
          <w:sz w:val="30"/>
          <w:szCs w:val="30"/>
          <w:rPrChange w:id="76" w:author="Guangyu Zhu" w:date="2025-12-31T19:06:00Z" w16du:dateUtc="2025-12-31T11:06:00Z">
            <w:rPr>
              <w:ins w:id="77" w:author="Guangyu Zhu" w:date="2025-12-31T19:00:00Z" w16du:dateUtc="2025-12-31T11:00:00Z"/>
              <w:rFonts w:ascii="宋体" w:eastAsia="宋体" w:hAnsi="宋体"/>
              <w:sz w:val="30"/>
              <w:szCs w:val="30"/>
            </w:rPr>
          </w:rPrChange>
        </w:rPr>
      </w:pPr>
      <w:r w:rsidRPr="00F13907">
        <w:rPr>
          <w:rFonts w:ascii="宋体" w:eastAsia="宋体" w:hAnsi="宋体" w:hint="eastAsia"/>
          <w:b/>
          <w:bCs/>
          <w:sz w:val="30"/>
          <w:szCs w:val="30"/>
          <w:rPrChange w:id="78" w:author="Guangyu Zhu" w:date="2025-12-31T19:06:00Z" w16du:dateUtc="2025-12-31T11:06:00Z">
            <w:rPr>
              <w:rFonts w:ascii="宋体" w:eastAsia="宋体" w:hAnsi="宋体" w:hint="eastAsia"/>
              <w:sz w:val="30"/>
              <w:szCs w:val="30"/>
            </w:rPr>
          </w:rPrChange>
        </w:rPr>
        <w:t>某字聲系</w:t>
      </w:r>
    </w:p>
    <w:p w14:paraId="4888C6FD" w14:textId="6E3ADC4F" w:rsidR="004D29FD" w:rsidRPr="00F13907" w:rsidRDefault="004D29FD" w:rsidP="004D29FD">
      <w:pPr>
        <w:rPr>
          <w:rFonts w:ascii="宋体" w:eastAsia="宋体" w:hAnsi="宋体" w:hint="eastAsia"/>
          <w:b/>
          <w:bCs/>
          <w:sz w:val="30"/>
          <w:szCs w:val="30"/>
          <w:rPrChange w:id="79" w:author="Guangyu Zhu" w:date="2025-12-31T19:06:00Z" w16du:dateUtc="2025-12-31T11:06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F13907">
        <w:rPr>
          <w:rFonts w:ascii="宋体" w:eastAsia="宋体" w:hAnsi="宋体" w:hint="eastAsia"/>
          <w:b/>
          <w:bCs/>
          <w:sz w:val="30"/>
          <w:szCs w:val="30"/>
          <w:rPrChange w:id="80" w:author="Guangyu Zhu" w:date="2025-12-31T19:06:00Z" w16du:dateUtc="2025-12-31T11:06:00Z">
            <w:rPr>
              <w:rFonts w:ascii="宋体" w:eastAsia="宋体" w:hAnsi="宋体" w:hint="eastAsia"/>
              <w:sz w:val="30"/>
              <w:szCs w:val="30"/>
            </w:rPr>
          </w:rPrChange>
        </w:rPr>
        <w:lastRenderedPageBreak/>
        <w:t>某與謀</w:t>
      </w:r>
    </w:p>
    <w:p w14:paraId="179FA189" w14:textId="77777777" w:rsidR="00F13907" w:rsidRDefault="004D29FD" w:rsidP="004D29FD">
      <w:pPr>
        <w:rPr>
          <w:ins w:id="81" w:author="Guangyu Zhu" w:date="2025-12-31T19:06:00Z" w16du:dateUtc="2025-12-31T11:06:00Z"/>
          <w:rFonts w:ascii="宋体" w:eastAsia="宋体" w:hAnsi="宋体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《爲吏》：“思</w:t>
      </w:r>
      <w:ins w:id="82" w:author="Guangyu Zhu" w:date="2025-12-31T19:05:00Z" w16du:dateUtc="2025-12-31T11:05:00Z">
        <w:r w:rsidR="00F13907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4D29FD">
        <w:rPr>
          <w:rFonts w:ascii="宋体" w:eastAsia="宋体" w:hAnsi="宋体" w:hint="eastAsia"/>
          <w:sz w:val="30"/>
          <w:szCs w:val="30"/>
        </w:rPr>
        <w:t>&lt;忽忽&gt;之某（謀）不可遺。”</w:t>
      </w:r>
    </w:p>
    <w:p w14:paraId="4246C4A2" w14:textId="460DB9D9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《天乙·貞在》：“中呂，利殹，材（財）殹，市販事殹，有合某（謀）殹。”</w:t>
      </w:r>
    </w:p>
    <w:p w14:paraId="10263137" w14:textId="77777777" w:rsidR="007A43DE" w:rsidRDefault="004D29FD" w:rsidP="004D29FD">
      <w:pPr>
        <w:rPr>
          <w:ins w:id="83" w:author="Guangyu Zhu" w:date="2025-12-31T19:06:00Z" w16du:dateUtc="2025-12-31T11:06:00Z"/>
          <w:rFonts w:ascii="宋体" w:eastAsia="宋体" w:hAnsi="宋体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《治官》：“同某（謀）相去，起居不指。”</w:t>
      </w:r>
    </w:p>
    <w:p w14:paraId="2FF243D5" w14:textId="73547937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《治官》：“敃</w:t>
      </w:r>
      <w:ins w:id="84" w:author="Guangyu Zhu" w:date="2025-12-31T19:06:00Z" w16du:dateUtc="2025-12-31T11:06:00Z">
        <w:r w:rsidR="007A43DE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4D29FD">
        <w:rPr>
          <w:rFonts w:ascii="宋体" w:eastAsia="宋体" w:hAnsi="宋体" w:hint="eastAsia"/>
          <w:sz w:val="30"/>
          <w:szCs w:val="30"/>
        </w:rPr>
        <w:t>（昏昏）之某（謀）不可行，術（</w:t>
      </w:r>
      <w:del w:id="85" w:author="Guangyu Zhu" w:date="2025-12-31T19:07:00Z" w16du:dateUtc="2025-12-31T11:07:00Z">
        <w:r w:rsidRPr="004D29FD" w:rsidDel="007A43DE">
          <w:rPr>
            <w:rFonts w:ascii="宋体" w:eastAsia="宋体" w:hAnsi="宋体" w:hint="eastAsia"/>
            <w:sz w:val="30"/>
            <w:szCs w:val="30"/>
          </w:rPr>
          <w:delText>疣</w:delText>
        </w:r>
      </w:del>
      <w:ins w:id="86" w:author="Guangyu Zhu" w:date="2025-12-31T19:07:00Z" w16du:dateUtc="2025-12-31T11:07:00Z">
        <w:r w:rsidR="007A43DE">
          <w:rPr>
            <w:rFonts w:ascii="宋体" w:eastAsia="宋体" w:hAnsi="宋体" w:hint="eastAsia"/>
            <w:sz w:val="30"/>
            <w:szCs w:val="30"/>
          </w:rPr>
          <w:t>㾁</w:t>
        </w:r>
      </w:ins>
      <w:r w:rsidRPr="004D29FD">
        <w:rPr>
          <w:rFonts w:ascii="宋体" w:eastAsia="宋体" w:hAnsi="宋体" w:hint="eastAsia"/>
          <w:sz w:val="30"/>
          <w:szCs w:val="30"/>
        </w:rPr>
        <w:t>）狄（易）之心不可長。”</w:t>
      </w:r>
    </w:p>
    <w:p w14:paraId="7C211911" w14:textId="2D5BD7EB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《治官》：“謹</w:t>
      </w:r>
      <w:del w:id="87" w:author="Guangyu Zhu" w:date="2025-12-31T19:07:00Z" w16du:dateUtc="2025-12-31T11:07:00Z">
        <w:r w:rsidRPr="007A43DE" w:rsidDel="007A43DE">
          <w:rPr>
            <w:rFonts w:ascii="宋体" w:eastAsia="宋体" w:hAnsi="宋体" w:hint="eastAsia"/>
            <w:sz w:val="30"/>
            <w:szCs w:val="30"/>
            <w:vertAlign w:val="subscript"/>
            <w:rPrChange w:id="88" w:author="Guangyu Zhu" w:date="2025-12-31T19:07:00Z" w16du:dateUtc="2025-12-31T11:07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-</w:delText>
        </w:r>
      </w:del>
      <w:ins w:id="89" w:author="Guangyu Zhu" w:date="2025-12-31T19:07:00Z" w16du:dateUtc="2025-12-31T11:07:00Z">
        <w:r w:rsidR="007A43DE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4D29FD">
        <w:rPr>
          <w:rFonts w:ascii="宋体" w:eastAsia="宋体" w:hAnsi="宋体" w:hint="eastAsia"/>
          <w:sz w:val="30"/>
          <w:szCs w:val="30"/>
        </w:rPr>
        <w:t>之</w:t>
      </w:r>
      <w:ins w:id="90" w:author="Guangyu Zhu" w:date="2025-12-31T19:07:00Z" w16du:dateUtc="2025-12-31T11:07:00Z">
        <w:r w:rsidR="007A43DE">
          <w:rPr>
            <w:rFonts w:ascii="宋体" w:eastAsia="宋体" w:hAnsi="宋体" w:hint="eastAsia"/>
            <w:sz w:val="30"/>
            <w:szCs w:val="30"/>
            <w:vertAlign w:val="subscript"/>
          </w:rPr>
          <w:t>=</w:t>
        </w:r>
      </w:ins>
      <w:r w:rsidRPr="004D29FD">
        <w:rPr>
          <w:rFonts w:ascii="宋体" w:eastAsia="宋体" w:hAnsi="宋体" w:hint="eastAsia"/>
          <w:sz w:val="30"/>
          <w:szCs w:val="30"/>
        </w:rPr>
        <w:t>（謹之謹之），某（謀）不可遺。”</w:t>
      </w:r>
    </w:p>
    <w:p w14:paraId="24133145" w14:textId="3E048569" w:rsidR="004D29FD" w:rsidRPr="007A43DE" w:rsidRDefault="004D29FD" w:rsidP="004D29FD">
      <w:pPr>
        <w:rPr>
          <w:rFonts w:ascii="宋体" w:eastAsia="宋体" w:hAnsi="宋体" w:hint="eastAsia"/>
          <w:b/>
          <w:bCs/>
          <w:sz w:val="30"/>
          <w:szCs w:val="30"/>
          <w:rPrChange w:id="91" w:author="Guangyu Zhu" w:date="2025-12-31T19:07:00Z" w16du:dateUtc="2025-12-31T11:07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del w:id="92" w:author="Guangyu Zhu" w:date="2025-12-31T19:00:00Z" w16du:dateUtc="2025-12-31T11:00:00Z">
        <w:r w:rsidRPr="007A43DE" w:rsidDel="00F13907">
          <w:rPr>
            <w:rFonts w:ascii="宋体" w:eastAsia="宋体" w:hAnsi="宋体" w:hint="eastAsia"/>
            <w:b/>
            <w:bCs/>
            <w:sz w:val="30"/>
            <w:szCs w:val="30"/>
            <w:rPrChange w:id="93" w:author="Guangyu Zhu" w:date="2025-12-31T19:07:00Z" w16du:dateUtc="2025-12-31T11:07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煤</w:delText>
        </w:r>
      </w:del>
      <w:ins w:id="94" w:author="Guangyu Zhu" w:date="2025-12-31T19:07:00Z" w16du:dateUtc="2025-12-31T11:07:00Z">
        <w:r w:rsidR="007A43DE" w:rsidRPr="007A43DE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95" w:author="Guangyu Zhu" w:date="2025-12-31T19:07:00Z" w16du:dateUtc="2025-12-31T11:07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𢜮</w:t>
        </w:r>
      </w:ins>
      <w:r w:rsidRPr="007A43DE">
        <w:rPr>
          <w:rFonts w:ascii="宋体" w:eastAsia="宋体" w:hAnsi="宋体" w:hint="eastAsia"/>
          <w:b/>
          <w:bCs/>
          <w:sz w:val="30"/>
          <w:szCs w:val="30"/>
          <w:rPrChange w:id="96" w:author="Guangyu Zhu" w:date="2025-12-31T19:07:00Z" w16du:dateUtc="2025-12-31T11:07:00Z">
            <w:rPr>
              <w:rFonts w:ascii="宋体" w:eastAsia="宋体" w:hAnsi="宋体" w:hint="eastAsia"/>
              <w:sz w:val="30"/>
              <w:szCs w:val="30"/>
            </w:rPr>
          </w:rPrChange>
        </w:rPr>
        <w:t>與誨</w:t>
      </w:r>
    </w:p>
    <w:p w14:paraId="0F55E376" w14:textId="1F52121B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《容成氏》：“凡民俾（罷）</w:t>
      </w:r>
      <w:ins w:id="97" w:author="Guangyu Zhu" w:date="2025-12-31T19:08:00Z" w16du:dateUtc="2025-12-31T11:08:00Z">
        <w:r w:rsidR="007A43DE" w:rsidRPr="007A43DE">
          <w:rPr>
            <w:rFonts w:ascii="SimSun-ExtB" w:eastAsia="SimSun-ExtB" w:hAnsi="SimSun-ExtB" w:cs="SimSun-ExtB" w:hint="eastAsia"/>
            <w:sz w:val="30"/>
            <w:szCs w:val="30"/>
          </w:rPr>
          <w:t>𢼆</w:t>
        </w:r>
      </w:ins>
      <w:del w:id="98" w:author="Guangyu Zhu" w:date="2025-12-31T19:08:00Z" w16du:dateUtc="2025-12-31T11:08:00Z">
        <w:r w:rsidRPr="004D29FD" w:rsidDel="007A43DE">
          <w:rPr>
            <w:rFonts w:ascii="宋体" w:eastAsia="宋体" w:hAnsi="宋体" w:hint="eastAsia"/>
            <w:sz w:val="30"/>
            <w:szCs w:val="30"/>
          </w:rPr>
          <w:delText>赦</w:delText>
        </w:r>
      </w:del>
      <w:r w:rsidRPr="004D29FD">
        <w:rPr>
          <w:rFonts w:ascii="宋体" w:eastAsia="宋体" w:hAnsi="宋体" w:hint="eastAsia"/>
          <w:sz w:val="30"/>
          <w:szCs w:val="30"/>
        </w:rPr>
        <w:t>（弊）者，教而</w:t>
      </w:r>
      <w:ins w:id="99" w:author="Guangyu Zhu" w:date="2025-12-31T19:08:00Z" w16du:dateUtc="2025-12-31T11:08:00Z">
        <w:r w:rsidR="007A43DE" w:rsidRPr="007A43DE">
          <w:rPr>
            <w:rFonts w:ascii="SimSun-ExtB" w:eastAsia="SimSun-ExtB" w:hAnsi="SimSun-ExtB" w:cs="SimSun-ExtB" w:hint="eastAsia"/>
            <w:sz w:val="30"/>
            <w:szCs w:val="30"/>
          </w:rPr>
          <w:t>𢜮</w:t>
        </w:r>
      </w:ins>
      <w:del w:id="100" w:author="Guangyu Zhu" w:date="2025-12-31T19:08:00Z" w16du:dateUtc="2025-12-31T11:08:00Z">
        <w:r w:rsidRPr="004D29FD" w:rsidDel="007A43DE">
          <w:rPr>
            <w:rFonts w:ascii="宋体" w:eastAsia="宋体" w:hAnsi="宋体" w:hint="eastAsia"/>
            <w:sz w:val="30"/>
            <w:szCs w:val="30"/>
          </w:rPr>
          <w:delText>惵</w:delText>
        </w:r>
      </w:del>
      <w:r w:rsidRPr="004D29FD">
        <w:rPr>
          <w:rFonts w:ascii="宋体" w:eastAsia="宋体" w:hAnsi="宋体" w:hint="eastAsia"/>
          <w:sz w:val="30"/>
          <w:szCs w:val="30"/>
        </w:rPr>
        <w:t>（誨）之，</w:t>
      </w:r>
      <w:ins w:id="101" w:author="Guangyu Zhu" w:date="2025-12-31T19:08:00Z" w16du:dateUtc="2025-12-31T11:08:00Z">
        <w:r w:rsidR="007A43DE" w:rsidRPr="007A43DE">
          <w:rPr>
            <w:rFonts w:ascii="宋体" w:eastAsia="宋体" w:hAnsi="宋体" w:hint="eastAsia"/>
            <w:sz w:val="30"/>
            <w:szCs w:val="30"/>
          </w:rPr>
          <w:t>㱃</w:t>
        </w:r>
      </w:ins>
      <w:r w:rsidRPr="004D29FD">
        <w:rPr>
          <w:rFonts w:ascii="宋体" w:eastAsia="宋体" w:hAnsi="宋体" w:hint="eastAsia"/>
          <w:sz w:val="30"/>
          <w:szCs w:val="30"/>
        </w:rPr>
        <w:t>（飲）而飤（食）之，思（使）役百官而月青（請）之。”</w:t>
      </w:r>
    </w:p>
    <w:p w14:paraId="6D03CC9A" w14:textId="20345294" w:rsidR="004D29FD" w:rsidRPr="007A43DE" w:rsidRDefault="007A43DE" w:rsidP="004D29FD">
      <w:pPr>
        <w:rPr>
          <w:rFonts w:ascii="宋体" w:eastAsia="宋体" w:hAnsi="宋体" w:hint="eastAsia"/>
          <w:b/>
          <w:bCs/>
          <w:sz w:val="30"/>
          <w:szCs w:val="30"/>
          <w:rPrChange w:id="102" w:author="Guangyu Zhu" w:date="2025-12-31T19:09:00Z" w16du:dateUtc="2025-12-31T11:09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103" w:author="Guangyu Zhu" w:date="2025-12-31T19:09:00Z" w16du:dateUtc="2025-12-31T11:09:00Z">
        <w:r w:rsidRPr="007A43DE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104" w:author="Guangyu Zhu" w:date="2025-12-31T19:09:00Z" w16du:dateUtc="2025-12-31T11:09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𦳑</w:t>
        </w:r>
      </w:ins>
      <w:del w:id="105" w:author="Guangyu Zhu" w:date="2025-12-31T19:09:00Z" w16du:dateUtc="2025-12-31T11:09:00Z">
        <w:r w:rsidR="004D29FD" w:rsidRPr="007A43DE" w:rsidDel="007A43DE">
          <w:rPr>
            <w:rFonts w:ascii="宋体" w:eastAsia="宋体" w:hAnsi="宋体" w:hint="eastAsia"/>
            <w:b/>
            <w:bCs/>
            <w:sz w:val="30"/>
            <w:szCs w:val="30"/>
            <w:rPrChange w:id="106" w:author="Guangyu Zhu" w:date="2025-12-31T19:09:00Z" w16du:dateUtc="2025-12-31T11:09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葉</w:delText>
        </w:r>
      </w:del>
      <w:r w:rsidR="004D29FD" w:rsidRPr="007A43DE">
        <w:rPr>
          <w:rFonts w:ascii="宋体" w:eastAsia="宋体" w:hAnsi="宋体" w:hint="eastAsia"/>
          <w:b/>
          <w:bCs/>
          <w:sz w:val="30"/>
          <w:szCs w:val="30"/>
          <w:rPrChange w:id="107" w:author="Guangyu Zhu" w:date="2025-12-31T19:09:00Z" w16du:dateUtc="2025-12-31T11:09:00Z">
            <w:rPr>
              <w:rFonts w:ascii="宋体" w:eastAsia="宋体" w:hAnsi="宋体" w:hint="eastAsia"/>
              <w:sz w:val="30"/>
              <w:szCs w:val="30"/>
            </w:rPr>
          </w:rPrChange>
        </w:rPr>
        <w:t>與某</w:t>
      </w:r>
    </w:p>
    <w:p w14:paraId="45CD2CA0" w14:textId="655304B6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《日甲·詰》：“鬼恆召（詔）人曰：壐（爾）必以</w:t>
      </w:r>
      <w:ins w:id="108" w:author="Guangyu Zhu" w:date="2025-12-31T19:09:00Z" w16du:dateUtc="2025-12-31T11:09:00Z">
        <w:r w:rsidR="007A43DE" w:rsidRPr="007A43DE">
          <w:rPr>
            <w:rFonts w:ascii="SimSun-ExtB" w:eastAsia="SimSun-ExtB" w:hAnsi="SimSun-ExtB" w:cs="SimSun-ExtB" w:hint="eastAsia"/>
            <w:sz w:val="30"/>
            <w:szCs w:val="30"/>
          </w:rPr>
          <w:t>𦳑</w:t>
        </w:r>
      </w:ins>
      <w:r w:rsidRPr="004D29FD">
        <w:rPr>
          <w:rFonts w:ascii="宋体" w:eastAsia="宋体" w:hAnsi="宋体" w:hint="eastAsia"/>
          <w:sz w:val="30"/>
          <w:szCs w:val="30"/>
        </w:rPr>
        <w:t>（某）月日死。”</w:t>
      </w:r>
    </w:p>
    <w:p w14:paraId="6B35D98D" w14:textId="5A239EFB" w:rsidR="004D29FD" w:rsidRPr="00FE0158" w:rsidRDefault="00FE0158" w:rsidP="004D29FD">
      <w:pPr>
        <w:rPr>
          <w:rFonts w:ascii="宋体" w:eastAsia="宋体" w:hAnsi="宋体" w:hint="eastAsia"/>
          <w:b/>
          <w:bCs/>
          <w:sz w:val="30"/>
          <w:szCs w:val="30"/>
          <w:rPrChange w:id="109" w:author="Guangyu Zhu" w:date="2025-12-31T19:09:00Z" w16du:dateUtc="2025-12-31T11:09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ins w:id="110" w:author="Guangyu Zhu" w:date="2025-12-31T19:09:00Z" w16du:dateUtc="2025-12-31T11:09:00Z">
        <w:r w:rsidRPr="00FE0158">
          <w:rPr>
            <w:rFonts w:ascii="SimSun-ExtB" w:eastAsia="SimSun-ExtB" w:hAnsi="SimSun-ExtB" w:cs="SimSun-ExtB" w:hint="eastAsia"/>
            <w:b/>
            <w:bCs/>
            <w:sz w:val="30"/>
            <w:szCs w:val="30"/>
            <w:rPrChange w:id="111" w:author="Guangyu Zhu" w:date="2025-12-31T19:09:00Z" w16du:dateUtc="2025-12-31T11:09:00Z">
              <w:rPr>
                <w:rFonts w:ascii="SimSun-ExtB" w:eastAsia="SimSun-ExtB" w:hAnsi="SimSun-ExtB" w:cs="SimSun-ExtB" w:hint="eastAsia"/>
                <w:sz w:val="30"/>
                <w:szCs w:val="30"/>
              </w:rPr>
            </w:rPrChange>
          </w:rPr>
          <w:t>𦳑</w:t>
        </w:r>
      </w:ins>
      <w:del w:id="112" w:author="Guangyu Zhu" w:date="2025-12-31T19:09:00Z" w16du:dateUtc="2025-12-31T11:09:00Z">
        <w:r w:rsidR="004D29FD" w:rsidRPr="00FE0158" w:rsidDel="00FE0158">
          <w:rPr>
            <w:rFonts w:ascii="宋体" w:eastAsia="宋体" w:hAnsi="宋体" w:hint="eastAsia"/>
            <w:b/>
            <w:bCs/>
            <w:sz w:val="30"/>
            <w:szCs w:val="30"/>
            <w:rPrChange w:id="113" w:author="Guangyu Zhu" w:date="2025-12-31T19:09:00Z" w16du:dateUtc="2025-12-31T11:09:00Z">
              <w:rPr>
                <w:rFonts w:ascii="宋体" w:eastAsia="宋体" w:hAnsi="宋体" w:hint="eastAsia"/>
                <w:sz w:val="30"/>
                <w:szCs w:val="30"/>
              </w:rPr>
            </w:rPrChange>
          </w:rPr>
          <w:delText>某</w:delText>
        </w:r>
      </w:del>
      <w:r w:rsidR="004D29FD" w:rsidRPr="00FE0158">
        <w:rPr>
          <w:rFonts w:ascii="宋体" w:eastAsia="宋体" w:hAnsi="宋体" w:hint="eastAsia"/>
          <w:b/>
          <w:bCs/>
          <w:sz w:val="30"/>
          <w:szCs w:val="30"/>
          <w:rPrChange w:id="114" w:author="Guangyu Zhu" w:date="2025-12-31T19:09:00Z" w16du:dateUtc="2025-12-31T11:09:00Z">
            <w:rPr>
              <w:rFonts w:ascii="宋体" w:eastAsia="宋体" w:hAnsi="宋体" w:hint="eastAsia"/>
              <w:sz w:val="30"/>
              <w:szCs w:val="30"/>
            </w:rPr>
          </w:rPrChange>
        </w:rPr>
        <w:t>與梅</w:t>
      </w:r>
    </w:p>
    <w:p w14:paraId="6AEF7499" w14:textId="77777777" w:rsidR="00FE0158" w:rsidRDefault="004D29FD" w:rsidP="004D29FD">
      <w:pPr>
        <w:rPr>
          <w:ins w:id="115" w:author="Guangyu Zhu" w:date="2025-12-31T19:09:00Z" w16du:dateUtc="2025-12-31T11:09:00Z"/>
          <w:rFonts w:ascii="宋体" w:eastAsia="宋体" w:hAnsi="宋体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《召南》：“□□</w:t>
      </w:r>
      <w:ins w:id="116" w:author="Guangyu Zhu" w:date="2025-12-31T19:09:00Z" w16du:dateUtc="2025-12-31T11:09:00Z">
        <w:r w:rsidR="00FE0158" w:rsidRPr="00FE0158">
          <w:rPr>
            <w:rFonts w:ascii="SimSun-ExtB" w:eastAsia="SimSun-ExtB" w:hAnsi="SimSun-ExtB" w:cs="SimSun-ExtB" w:hint="eastAsia"/>
            <w:sz w:val="30"/>
            <w:szCs w:val="30"/>
          </w:rPr>
          <w:t>𦳑</w:t>
        </w:r>
      </w:ins>
      <w:del w:id="117" w:author="Guangyu Zhu" w:date="2025-12-31T19:09:00Z" w16du:dateUtc="2025-12-31T11:09:00Z">
        <w:r w:rsidRPr="004D29FD" w:rsidDel="00FE0158">
          <w:rPr>
            <w:rFonts w:ascii="宋体" w:eastAsia="宋体" w:hAnsi="宋体" w:hint="eastAsia"/>
            <w:sz w:val="30"/>
            <w:szCs w:val="30"/>
          </w:rPr>
          <w:delText>菜</w:delText>
        </w:r>
      </w:del>
      <w:r w:rsidRPr="004D29FD">
        <w:rPr>
          <w:rFonts w:ascii="宋体" w:eastAsia="宋体" w:hAnsi="宋体" w:hint="eastAsia"/>
          <w:sz w:val="30"/>
          <w:szCs w:val="30"/>
        </w:rPr>
        <w:t>（梅），其實三也。”</w:t>
      </w:r>
    </w:p>
    <w:p w14:paraId="0BE7F7DA" w14:textId="561B288C" w:rsidR="004D29FD" w:rsidRPr="00FE0158" w:rsidRDefault="004D29FD" w:rsidP="004D29FD">
      <w:pPr>
        <w:rPr>
          <w:rFonts w:ascii="宋体" w:eastAsia="宋体" w:hAnsi="宋体" w:hint="eastAsia"/>
          <w:b/>
          <w:bCs/>
          <w:sz w:val="30"/>
          <w:szCs w:val="30"/>
          <w:rPrChange w:id="118" w:author="Guangyu Zhu" w:date="2025-12-31T19:09:00Z" w16du:dateUtc="2025-12-31T11:09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FE0158">
        <w:rPr>
          <w:rFonts w:ascii="宋体" w:eastAsia="宋体" w:hAnsi="宋体" w:hint="eastAsia"/>
          <w:b/>
          <w:bCs/>
          <w:sz w:val="30"/>
          <w:szCs w:val="30"/>
          <w:rPrChange w:id="119" w:author="Guangyu Zhu" w:date="2025-12-31T19:09:00Z" w16du:dateUtc="2025-12-31T11:09:00Z">
            <w:rPr>
              <w:rFonts w:ascii="宋体" w:eastAsia="宋体" w:hAnsi="宋体" w:hint="eastAsia"/>
              <w:sz w:val="30"/>
              <w:szCs w:val="30"/>
            </w:rPr>
          </w:rPrChange>
        </w:rPr>
        <w:t>腜與脢</w:t>
      </w:r>
    </w:p>
    <w:p w14:paraId="7F217010" w14:textId="77777777" w:rsidR="00FE0158" w:rsidRDefault="004D29FD" w:rsidP="004D29FD">
      <w:pPr>
        <w:rPr>
          <w:ins w:id="120" w:author="Guangyu Zhu" w:date="2025-12-31T19:09:00Z" w16du:dateUtc="2025-12-31T11:09:00Z"/>
          <w:rFonts w:ascii="宋体" w:eastAsia="宋体" w:hAnsi="宋体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《引書》：“引腜（脢）者，屈前厀（膝），信（伸）後，昔（錯）手，撟而後旋。”</w:t>
      </w:r>
    </w:p>
    <w:p w14:paraId="5D1C22F6" w14:textId="79CA9691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《引書》：“反旋以利兩胠，熊經以利腜（</w:t>
      </w:r>
      <w:ins w:id="121" w:author="Guangyu Zhu" w:date="2025-12-31T19:10:00Z" w16du:dateUtc="2025-12-31T11:10:00Z">
        <w:r w:rsidR="00FE0158" w:rsidRPr="00FE0158">
          <w:rPr>
            <w:rFonts w:ascii="宋体" w:eastAsia="宋体" w:hAnsi="宋体" w:hint="eastAsia"/>
            <w:sz w:val="30"/>
            <w:szCs w:val="30"/>
          </w:rPr>
          <w:t>脢</w:t>
        </w:r>
      </w:ins>
      <w:del w:id="122" w:author="Guangyu Zhu" w:date="2025-12-31T19:10:00Z" w16du:dateUtc="2025-12-31T11:10:00Z">
        <w:r w:rsidRPr="004D29FD" w:rsidDel="00FE0158">
          <w:rPr>
            <w:rFonts w:ascii="宋体" w:eastAsia="宋体" w:hAnsi="宋体" w:hint="eastAsia"/>
            <w:sz w:val="30"/>
            <w:szCs w:val="30"/>
          </w:rPr>
          <w:delText>晦</w:delText>
        </w:r>
      </w:del>
      <w:r w:rsidRPr="004D29FD">
        <w:rPr>
          <w:rFonts w:ascii="宋体" w:eastAsia="宋体" w:hAnsi="宋体" w:hint="eastAsia"/>
          <w:sz w:val="30"/>
          <w:szCs w:val="30"/>
        </w:rPr>
        <w:t>）背，復據以利要（腰）。”</w:t>
      </w:r>
    </w:p>
    <w:p w14:paraId="1B761D1F" w14:textId="77777777" w:rsidR="004D29FD" w:rsidRPr="00FE0158" w:rsidRDefault="004D29FD" w:rsidP="004D29FD">
      <w:pPr>
        <w:rPr>
          <w:rFonts w:ascii="宋体" w:eastAsia="宋体" w:hAnsi="宋体" w:hint="eastAsia"/>
          <w:b/>
          <w:bCs/>
          <w:sz w:val="30"/>
          <w:szCs w:val="30"/>
          <w:rPrChange w:id="123" w:author="Guangyu Zhu" w:date="2025-12-31T19:10:00Z" w16du:dateUtc="2025-12-31T11:10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FE0158">
        <w:rPr>
          <w:rFonts w:ascii="宋体" w:eastAsia="宋体" w:hAnsi="宋体" w:hint="eastAsia"/>
          <w:b/>
          <w:bCs/>
          <w:sz w:val="30"/>
          <w:szCs w:val="30"/>
          <w:rPrChange w:id="124" w:author="Guangyu Zhu" w:date="2025-12-31T19:10:00Z" w16du:dateUtc="2025-12-31T11:10:00Z">
            <w:rPr>
              <w:rFonts w:ascii="宋体" w:eastAsia="宋体" w:hAnsi="宋体" w:hint="eastAsia"/>
              <w:sz w:val="30"/>
              <w:szCs w:val="30"/>
            </w:rPr>
          </w:rPrChange>
        </w:rPr>
        <w:t>謀與媒</w:t>
      </w:r>
    </w:p>
    <w:p w14:paraId="1D47FB5E" w14:textId="77777777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lastRenderedPageBreak/>
        <w:t>《顺道》：“不爲亂首，不爲宛（怨）謀（媒）。”</w:t>
      </w:r>
    </w:p>
    <w:p w14:paraId="6D82F51A" w14:textId="77777777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《妄稽》：“謀（媒）勺（妁）隨之，爲取（娶）妄稽。”</w:t>
      </w:r>
    </w:p>
    <w:p w14:paraId="5401C9E0" w14:textId="77777777" w:rsidR="004D29FD" w:rsidRPr="00FE0158" w:rsidRDefault="004D29FD" w:rsidP="004D29FD">
      <w:pPr>
        <w:rPr>
          <w:rFonts w:ascii="宋体" w:eastAsia="宋体" w:hAnsi="宋体" w:hint="eastAsia"/>
          <w:b/>
          <w:bCs/>
          <w:sz w:val="30"/>
          <w:szCs w:val="30"/>
          <w:rPrChange w:id="125" w:author="Guangyu Zhu" w:date="2025-12-31T19:10:00Z" w16du:dateUtc="2025-12-31T11:10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FE0158">
        <w:rPr>
          <w:rFonts w:ascii="宋体" w:eastAsia="宋体" w:hAnsi="宋体" w:hint="eastAsia"/>
          <w:b/>
          <w:bCs/>
          <w:sz w:val="30"/>
          <w:szCs w:val="30"/>
          <w:rPrChange w:id="126" w:author="Guangyu Zhu" w:date="2025-12-31T19:10:00Z" w16du:dateUtc="2025-12-31T11:10:00Z">
            <w:rPr>
              <w:rFonts w:ascii="宋体" w:eastAsia="宋体" w:hAnsi="宋体" w:hint="eastAsia"/>
              <w:sz w:val="30"/>
              <w:szCs w:val="30"/>
            </w:rPr>
          </w:rPrChange>
        </w:rPr>
        <w:t>謀與悔</w:t>
      </w:r>
    </w:p>
    <w:p w14:paraId="63AA71B6" w14:textId="666DD934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《繫辭》：“憂</w:t>
      </w:r>
      <w:ins w:id="127" w:author="Guangyu Zhu" w:date="2025-12-31T19:10:00Z" w16du:dateUtc="2025-12-31T11:10:00Z">
        <w:r w:rsidR="00FE0158" w:rsidRPr="00FE0158">
          <w:rPr>
            <w:rFonts w:ascii="SimSun-ExtB" w:eastAsia="SimSun-ExtB" w:hAnsi="SimSun-ExtB" w:cs="SimSun-ExtB" w:hint="eastAsia"/>
            <w:sz w:val="30"/>
            <w:szCs w:val="30"/>
          </w:rPr>
          <w:t>𢘃</w:t>
        </w:r>
      </w:ins>
      <w:r w:rsidRPr="004D29FD">
        <w:rPr>
          <w:rFonts w:ascii="宋体" w:eastAsia="宋体" w:hAnsi="宋体" w:hint="eastAsia"/>
          <w:sz w:val="30"/>
          <w:szCs w:val="30"/>
        </w:rPr>
        <w:t>（悔）</w:t>
      </w:r>
      <w:del w:id="128" w:author="Guangyu Zhu" w:date="2025-12-31T19:11:00Z" w16du:dateUtc="2025-12-31T11:11:00Z">
        <w:r w:rsidRPr="004D29FD" w:rsidDel="00FE0158">
          <w:rPr>
            <w:rFonts w:ascii="宋体" w:eastAsia="宋体" w:hAnsi="宋体" w:hint="eastAsia"/>
            <w:sz w:val="30"/>
            <w:szCs w:val="30"/>
          </w:rPr>
          <w:delText>圈</w:delText>
        </w:r>
      </w:del>
      <w:ins w:id="129" w:author="Guangyu Zhu" w:date="2025-12-31T19:11:00Z" w16du:dateUtc="2025-12-31T11:11:00Z">
        <w:r w:rsidR="00FE0158">
          <w:rPr>
            <w:rFonts w:ascii="宋体" w:eastAsia="宋体" w:hAnsi="宋体" w:hint="eastAsia"/>
            <w:sz w:val="30"/>
            <w:szCs w:val="30"/>
          </w:rPr>
          <w:t>閵</w:t>
        </w:r>
      </w:ins>
      <w:r w:rsidRPr="004D29FD">
        <w:rPr>
          <w:rFonts w:ascii="宋体" w:eastAsia="宋体" w:hAnsi="宋体" w:hint="eastAsia"/>
          <w:sz w:val="30"/>
          <w:szCs w:val="30"/>
        </w:rPr>
        <w:t>（吝）者存乎分&lt;介</w:t>
      </w:r>
      <w:ins w:id="130" w:author="Guangyu Zhu" w:date="2025-12-31T19:11:00Z" w16du:dateUtc="2025-12-31T11:11:00Z">
        <w:r w:rsidR="00FE0158" w:rsidRPr="004D29FD">
          <w:rPr>
            <w:rFonts w:ascii="宋体" w:eastAsia="宋体" w:hAnsi="宋体" w:hint="eastAsia"/>
            <w:sz w:val="30"/>
            <w:szCs w:val="30"/>
          </w:rPr>
          <w:t>&gt;</w:t>
        </w:r>
      </w:ins>
      <w:del w:id="131" w:author="Guangyu Zhu" w:date="2025-12-31T19:11:00Z" w16du:dateUtc="2025-12-31T11:11:00Z">
        <w:r w:rsidRPr="004D29FD" w:rsidDel="00FE0158">
          <w:rPr>
            <w:rFonts w:ascii="宋体" w:eastAsia="宋体" w:hAnsi="宋体" w:hint="eastAsia"/>
            <w:sz w:val="30"/>
            <w:szCs w:val="30"/>
          </w:rPr>
          <w:delText>）</w:delText>
        </w:r>
      </w:del>
      <w:r w:rsidRPr="004D29FD">
        <w:rPr>
          <w:rFonts w:ascii="宋体" w:eastAsia="宋体" w:hAnsi="宋体" w:hint="eastAsia"/>
          <w:sz w:val="30"/>
          <w:szCs w:val="30"/>
        </w:rPr>
        <w:t>，振（震）無咎存乎謀（悔）。”</w:t>
      </w:r>
    </w:p>
    <w:p w14:paraId="1CD93D11" w14:textId="77777777" w:rsidR="004D29FD" w:rsidRPr="00FE0158" w:rsidRDefault="004D29FD" w:rsidP="004D29FD">
      <w:pPr>
        <w:rPr>
          <w:rFonts w:ascii="宋体" w:eastAsia="宋体" w:hAnsi="宋体" w:hint="eastAsia"/>
          <w:b/>
          <w:bCs/>
          <w:sz w:val="30"/>
          <w:szCs w:val="30"/>
          <w:rPrChange w:id="132" w:author="Guangyu Zhu" w:date="2025-12-31T19:11:00Z" w16du:dateUtc="2025-12-31T11:11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FE0158">
        <w:rPr>
          <w:rFonts w:ascii="宋体" w:eastAsia="宋体" w:hAnsi="宋体" w:hint="eastAsia"/>
          <w:b/>
          <w:bCs/>
          <w:sz w:val="30"/>
          <w:szCs w:val="30"/>
          <w:rPrChange w:id="133" w:author="Guangyu Zhu" w:date="2025-12-31T19:11:00Z" w16du:dateUtc="2025-12-31T11:11:00Z">
            <w:rPr>
              <w:rFonts w:ascii="宋体" w:eastAsia="宋体" w:hAnsi="宋体" w:hint="eastAsia"/>
              <w:sz w:val="30"/>
              <w:szCs w:val="30"/>
            </w:rPr>
          </w:rPrChange>
        </w:rPr>
        <w:t>謀與誨</w:t>
      </w:r>
    </w:p>
    <w:p w14:paraId="77D95B8B" w14:textId="77777777" w:rsidR="00FE0158" w:rsidRDefault="004D29FD" w:rsidP="004D29FD">
      <w:pPr>
        <w:rPr>
          <w:ins w:id="134" w:author="Guangyu Zhu" w:date="2025-12-31T19:12:00Z" w16du:dateUtc="2025-12-31T11:12:00Z"/>
          <w:rFonts w:ascii="宋体" w:eastAsia="宋体" w:hAnsi="宋体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《養生方》：“故曰：飲□□，有（又）教謀（誨）之。”按，“謀（誨）”字從周一謀、蕭佐桃《馬王堆醫書考注》（天津科學技術出版社，1988年，310頁）讀。下一例同。</w:t>
      </w:r>
    </w:p>
    <w:p w14:paraId="14BFFC28" w14:textId="77777777" w:rsidR="00FE0158" w:rsidRDefault="004D29FD" w:rsidP="004D29FD">
      <w:pPr>
        <w:rPr>
          <w:ins w:id="135" w:author="Guangyu Zhu" w:date="2025-12-31T19:12:00Z" w16du:dateUtc="2025-12-31T11:12:00Z"/>
          <w:rFonts w:ascii="宋体" w:eastAsia="宋体" w:hAnsi="宋体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《舜》：“必愛而喜之，教而謀（誨）之，飲而食之，使其題</w:t>
      </w:r>
      <w:del w:id="136" w:author="Guangyu Zhu" w:date="2025-12-31T19:12:00Z" w16du:dateUtc="2025-12-31T11:12:00Z">
        <w:r w:rsidRPr="004D29FD" w:rsidDel="00FE0158">
          <w:rPr>
            <w:rFonts w:ascii="宋体" w:eastAsia="宋体" w:hAnsi="宋体" w:hint="eastAsia"/>
            <w:sz w:val="30"/>
            <w:szCs w:val="30"/>
          </w:rPr>
          <w:delText>禎</w:delText>
        </w:r>
      </w:del>
      <w:ins w:id="137" w:author="Guangyu Zhu" w:date="2025-12-31T19:12:00Z" w16du:dateUtc="2025-12-31T11:12:00Z">
        <w:r w:rsidR="00FE0158" w:rsidRPr="00FE0158">
          <w:rPr>
            <w:rFonts w:ascii="SimSun-ExtB" w:eastAsia="SimSun-ExtB" w:hAnsi="SimSun-ExtB" w:cs="SimSun-ExtB" w:hint="eastAsia"/>
            <w:sz w:val="30"/>
            <w:szCs w:val="30"/>
          </w:rPr>
          <w:t>𮖗</w:t>
        </w:r>
      </w:ins>
      <w:r w:rsidRPr="004D29FD">
        <w:rPr>
          <w:rFonts w:ascii="宋体" w:eastAsia="宋体" w:hAnsi="宋体" w:hint="eastAsia"/>
          <w:sz w:val="30"/>
          <w:szCs w:val="30"/>
        </w:rPr>
        <w:t>&lt;顇&gt;堅強而緩事之。”</w:t>
      </w:r>
    </w:p>
    <w:p w14:paraId="550888DF" w14:textId="5DAEC4C7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《繫辭》：“曼（慢）暴謀（誨）盜思奪之。”</w:t>
      </w:r>
    </w:p>
    <w:p w14:paraId="4377A8BB" w14:textId="77777777" w:rsidR="004D29FD" w:rsidRPr="00FE0158" w:rsidRDefault="004D29FD" w:rsidP="004D29FD">
      <w:pPr>
        <w:rPr>
          <w:rFonts w:ascii="宋体" w:eastAsia="宋体" w:hAnsi="宋体" w:hint="eastAsia"/>
          <w:b/>
          <w:bCs/>
          <w:sz w:val="30"/>
          <w:szCs w:val="30"/>
          <w:rPrChange w:id="138" w:author="Guangyu Zhu" w:date="2025-12-31T19:12:00Z" w16du:dateUtc="2025-12-31T11:12:00Z">
            <w:rPr>
              <w:rFonts w:ascii="宋体" w:eastAsia="宋体" w:hAnsi="宋体" w:hint="eastAsia"/>
              <w:sz w:val="30"/>
              <w:szCs w:val="30"/>
            </w:rPr>
          </w:rPrChange>
        </w:rPr>
      </w:pPr>
      <w:r w:rsidRPr="00FE0158">
        <w:rPr>
          <w:rFonts w:ascii="宋体" w:eastAsia="宋体" w:hAnsi="宋体" w:hint="eastAsia"/>
          <w:b/>
          <w:bCs/>
          <w:sz w:val="30"/>
          <w:szCs w:val="30"/>
          <w:rPrChange w:id="139" w:author="Guangyu Zhu" w:date="2025-12-31T19:12:00Z" w16du:dateUtc="2025-12-31T11:12:00Z">
            <w:rPr>
              <w:rFonts w:ascii="宋体" w:eastAsia="宋体" w:hAnsi="宋体" w:hint="eastAsia"/>
              <w:sz w:val="30"/>
              <w:szCs w:val="30"/>
            </w:rPr>
          </w:rPrChange>
        </w:rPr>
        <w:t>謀與默</w:t>
      </w:r>
    </w:p>
    <w:p w14:paraId="6090DFFA" w14:textId="77777777" w:rsidR="004D29FD" w:rsidRPr="004D29FD" w:rsidRDefault="004D29FD" w:rsidP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《繫辭》：“君子之道，或出或居（處），或謀（默）或語。”</w:t>
      </w:r>
    </w:p>
    <w:p w14:paraId="6974358D" w14:textId="7E4AB2F8" w:rsidR="00015876" w:rsidRPr="004D29FD" w:rsidRDefault="004D29FD">
      <w:pPr>
        <w:rPr>
          <w:rFonts w:ascii="宋体" w:eastAsia="宋体" w:hAnsi="宋体" w:hint="eastAsia"/>
          <w:sz w:val="30"/>
          <w:szCs w:val="30"/>
        </w:rPr>
      </w:pPr>
      <w:r w:rsidRPr="004D29FD">
        <w:rPr>
          <w:rFonts w:ascii="宋体" w:eastAsia="宋体" w:hAnsi="宋体" w:hint="eastAsia"/>
          <w:sz w:val="30"/>
          <w:szCs w:val="30"/>
        </w:rPr>
        <w:t>《繫辭》：“謀（默）而成，不言而信，存乎德行。”</w:t>
      </w:r>
    </w:p>
    <w:sectPr w:rsidR="00015876" w:rsidRPr="004D29F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F4455" w14:textId="77777777" w:rsidR="00332403" w:rsidRDefault="00332403" w:rsidP="004D29FD">
      <w:pPr>
        <w:rPr>
          <w:rFonts w:hint="eastAsia"/>
        </w:rPr>
      </w:pPr>
      <w:r>
        <w:separator/>
      </w:r>
    </w:p>
  </w:endnote>
  <w:endnote w:type="continuationSeparator" w:id="0">
    <w:p w14:paraId="42169B77" w14:textId="77777777" w:rsidR="00332403" w:rsidRDefault="00332403" w:rsidP="004D29F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Sun-ExtG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SimSun-ExtB">
    <w:panose1 w:val="02010609060101010101"/>
    <w:charset w:val="86"/>
    <w:family w:val="modern"/>
    <w:pitch w:val="fixed"/>
    <w:sig w:usb0="00000003" w:usb1="0A0E0000" w:usb2="00000010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17CA7" w14:textId="77777777" w:rsidR="00332403" w:rsidRDefault="00332403" w:rsidP="004D29FD">
      <w:pPr>
        <w:rPr>
          <w:rFonts w:hint="eastAsia"/>
        </w:rPr>
      </w:pPr>
      <w:r>
        <w:separator/>
      </w:r>
    </w:p>
  </w:footnote>
  <w:footnote w:type="continuationSeparator" w:id="0">
    <w:p w14:paraId="1CBDC57B" w14:textId="77777777" w:rsidR="00332403" w:rsidRDefault="00332403" w:rsidP="004D29FD">
      <w:pPr>
        <w:rPr>
          <w:rFonts w:hint="eastAsia"/>
        </w:rPr>
      </w:pPr>
      <w:r>
        <w:continuationSeparator/>
      </w:r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uangyu Zhu">
    <w15:presenceInfo w15:providerId="Windows Live" w15:userId="c0941b8f8040248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9C7"/>
    <w:rsid w:val="00015876"/>
    <w:rsid w:val="00332403"/>
    <w:rsid w:val="003729C7"/>
    <w:rsid w:val="004D29FD"/>
    <w:rsid w:val="00655CD9"/>
    <w:rsid w:val="007A43DE"/>
    <w:rsid w:val="009513E2"/>
    <w:rsid w:val="00AD2A8D"/>
    <w:rsid w:val="00F13907"/>
    <w:rsid w:val="00F5526A"/>
    <w:rsid w:val="00FE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45DD61"/>
  <w15:chartTrackingRefBased/>
  <w15:docId w15:val="{A020296B-200E-4AD9-93F2-DF66B1357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729C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729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729C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729C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729C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729C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729C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729C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729C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729C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729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729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729C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729C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729C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729C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729C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729C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729C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729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729C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729C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729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729C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729C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729C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729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729C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729C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29F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4D29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4D29F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4D29FD"/>
    <w:rPr>
      <w:sz w:val="18"/>
      <w:szCs w:val="18"/>
    </w:rPr>
  </w:style>
  <w:style w:type="paragraph" w:styleId="af2">
    <w:name w:val="Revision"/>
    <w:hidden/>
    <w:uiPriority w:val="99"/>
    <w:semiHidden/>
    <w:rsid w:val="00F552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166</Words>
  <Characters>951</Characters>
  <Application>Microsoft Office Word</Application>
  <DocSecurity>0</DocSecurity>
  <Lines>7</Lines>
  <Paragraphs>2</Paragraphs>
  <ScaleCrop>false</ScaleCrop>
  <Company/>
  <LinksUpToDate>false</LinksUpToDate>
  <CharactersWithSpaces>1115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Guangyu Zhu</dc:creator>
  <cp:keywords/>
  <dc:description/>
  <cp:lastModifiedBy>Guangyu Zhu</cp:lastModifiedBy>
  <cp:revision>4</cp:revision>
  <dcterms:created xsi:type="dcterms:W3CDTF">2025-12-30T08:21:00Z</dcterms:created>
  <dcterms:modified xsi:type="dcterms:W3CDTF">2025-12-31T11:13:00Z</dcterms:modified>
</cp:coreProperties>
</file>