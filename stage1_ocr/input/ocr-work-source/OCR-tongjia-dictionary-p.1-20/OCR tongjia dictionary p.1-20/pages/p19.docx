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D811" w14:textId="77777777" w:rsidR="008557F6" w:rsidRPr="00AB4C6F" w:rsidRDefault="008557F6" w:rsidP="008557F6">
      <w:pPr>
        <w:rPr>
          <w:rFonts w:ascii="宋体" w:eastAsia="宋体" w:hAnsi="宋体" w:hint="eastAsia"/>
          <w:b/>
          <w:bCs/>
          <w:sz w:val="30"/>
          <w:szCs w:val="30"/>
          <w:rPrChange w:id="0" w:author="Guangyu Zhu" w:date="2026-01-01T12:21:00Z" w16du:dateUtc="2026-01-01T04:2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AB4C6F">
        <w:rPr>
          <w:rFonts w:ascii="宋体" w:eastAsia="宋体" w:hAnsi="宋体" w:hint="eastAsia"/>
          <w:b/>
          <w:bCs/>
          <w:sz w:val="30"/>
          <w:szCs w:val="30"/>
          <w:rPrChange w:id="1" w:author="Guangyu Zhu" w:date="2026-01-01T12:21:00Z" w16du:dateUtc="2026-01-01T04:21:00Z">
            <w:rPr>
              <w:rFonts w:ascii="宋体" w:eastAsia="宋体" w:hAnsi="宋体" w:hint="eastAsia"/>
              <w:sz w:val="30"/>
              <w:szCs w:val="30"/>
            </w:rPr>
          </w:rPrChange>
        </w:rPr>
        <w:t>以與能</w:t>
      </w:r>
    </w:p>
    <w:p w14:paraId="308D0030" w14:textId="77777777" w:rsidR="00AB4C6F" w:rsidRDefault="008557F6" w:rsidP="008557F6">
      <w:pPr>
        <w:rPr>
          <w:ins w:id="2" w:author="Guangyu Zhu" w:date="2026-01-01T12:21:00Z" w16du:dateUtc="2026-01-01T04:21:00Z"/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《帛乙老子·道經》：“以（能）知古始，是胃（謂）道紀。”按，通行本以作能。</w:t>
      </w:r>
    </w:p>
    <w:p w14:paraId="53E6E954" w14:textId="50A04BE9" w:rsidR="008557F6" w:rsidRPr="00AB4C6F" w:rsidRDefault="008557F6" w:rsidP="008557F6">
      <w:pPr>
        <w:rPr>
          <w:rFonts w:ascii="宋体" w:eastAsia="宋体" w:hAnsi="宋体" w:hint="eastAsia"/>
          <w:b/>
          <w:bCs/>
          <w:sz w:val="30"/>
          <w:szCs w:val="30"/>
          <w:rPrChange w:id="3" w:author="Guangyu Zhu" w:date="2026-01-01T12:21:00Z" w16du:dateUtc="2026-01-01T04:2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AB4C6F">
        <w:rPr>
          <w:rFonts w:ascii="宋体" w:eastAsia="宋体" w:hAnsi="宋体" w:hint="eastAsia"/>
          <w:b/>
          <w:bCs/>
          <w:sz w:val="30"/>
          <w:szCs w:val="30"/>
          <w:rPrChange w:id="4" w:author="Guangyu Zhu" w:date="2026-01-01T12:21:00Z" w16du:dateUtc="2026-01-01T04:21:00Z">
            <w:rPr>
              <w:rFonts w:ascii="宋体" w:eastAsia="宋体" w:hAnsi="宋体" w:hint="eastAsia"/>
              <w:sz w:val="30"/>
              <w:szCs w:val="30"/>
            </w:rPr>
          </w:rPrChange>
        </w:rPr>
        <w:t>似與姒</w:t>
      </w:r>
    </w:p>
    <w:p w14:paraId="5C921D98" w14:textId="404BAB0A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《喪服》：“夫之</w:t>
      </w:r>
      <w:r w:rsidRPr="00AB4C6F">
        <w:rPr>
          <w:rFonts w:ascii="宋体" w:eastAsia="宋体" w:hAnsi="宋体" w:hint="eastAsia"/>
          <w:sz w:val="30"/>
          <w:szCs w:val="30"/>
          <w:bdr w:val="single" w:sz="4" w:space="0" w:color="auto"/>
          <w:rPrChange w:id="5" w:author="Guangyu Zhu" w:date="2026-01-01T12:21:00Z" w16du:dateUtc="2026-01-01T04:21:00Z">
            <w:rPr>
              <w:rFonts w:ascii="宋体" w:eastAsia="宋体" w:hAnsi="宋体" w:hint="eastAsia"/>
              <w:sz w:val="30"/>
              <w:szCs w:val="30"/>
            </w:rPr>
          </w:rPrChange>
        </w:rPr>
        <w:t>姑</w:t>
      </w:r>
      <w:r w:rsidRPr="008557F6">
        <w:rPr>
          <w:rFonts w:ascii="宋体" w:eastAsia="宋体" w:hAnsi="宋体" w:hint="eastAsia"/>
          <w:sz w:val="30"/>
          <w:szCs w:val="30"/>
        </w:rPr>
        <w:t>、</w:t>
      </w:r>
      <w:ins w:id="6" w:author="Guangyu Zhu" w:date="2026-01-01T12:21:00Z" w16du:dateUtc="2026-01-01T04:21:00Z">
        <w:r w:rsidR="00AB4C6F" w:rsidRPr="00AB4C6F">
          <w:rPr>
            <w:rFonts w:ascii="宋体" w:eastAsia="宋体" w:hAnsi="宋体" w:hint="eastAsia"/>
            <w:sz w:val="30"/>
            <w:szCs w:val="30"/>
            <w:bdr w:val="single" w:sz="4" w:space="0" w:color="auto"/>
            <w:rPrChange w:id="7" w:author="Guangyu Zhu" w:date="2026-01-01T12:21:00Z" w16du:dateUtc="2026-01-01T04:2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姊</w:t>
        </w:r>
      </w:ins>
      <w:r w:rsidRPr="008557F6">
        <w:rPr>
          <w:rFonts w:ascii="宋体" w:eastAsia="宋体" w:hAnsi="宋体" w:hint="eastAsia"/>
          <w:sz w:val="30"/>
          <w:szCs w:val="30"/>
        </w:rPr>
        <w:t>妹、弟（娣）似（姒）婦，報。”</w:t>
      </w:r>
    </w:p>
    <w:p w14:paraId="6C864781" w14:textId="0C680D2D" w:rsidR="008557F6" w:rsidRPr="00AB4C6F" w:rsidRDefault="008557F6" w:rsidP="008557F6">
      <w:pPr>
        <w:rPr>
          <w:rFonts w:ascii="宋体" w:eastAsia="宋体" w:hAnsi="宋体" w:hint="eastAsia"/>
          <w:b/>
          <w:bCs/>
          <w:sz w:val="30"/>
          <w:szCs w:val="30"/>
          <w:rPrChange w:id="8" w:author="Guangyu Zhu" w:date="2026-01-01T12:22:00Z" w16du:dateUtc="2026-01-01T04:22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AB4C6F">
        <w:rPr>
          <w:rFonts w:ascii="宋体" w:eastAsia="宋体" w:hAnsi="宋体" w:hint="eastAsia"/>
          <w:b/>
          <w:bCs/>
          <w:sz w:val="30"/>
          <w:szCs w:val="30"/>
          <w:rPrChange w:id="9" w:author="Guangyu Zhu" w:date="2026-01-01T12:22:00Z" w16du:dateUtc="2026-01-01T04:22:00Z">
            <w:rPr>
              <w:rFonts w:ascii="宋体" w:eastAsia="宋体" w:hAnsi="宋体" w:hint="eastAsia"/>
              <w:sz w:val="30"/>
              <w:szCs w:val="30"/>
            </w:rPr>
          </w:rPrChange>
        </w:rPr>
        <w:t>笖與</w:t>
      </w:r>
      <w:del w:id="10" w:author="Guangyu Zhu" w:date="2026-01-01T12:22:00Z" w16du:dateUtc="2026-01-01T04:22:00Z">
        <w:r w:rsidRPr="00AB4C6F" w:rsidDel="00AB4C6F">
          <w:rPr>
            <w:rFonts w:ascii="宋体" w:eastAsia="宋体" w:hAnsi="宋体" w:hint="eastAsia"/>
            <w:b/>
            <w:bCs/>
            <w:sz w:val="30"/>
            <w:szCs w:val="30"/>
            <w:rPrChange w:id="11" w:author="Guangyu Zhu" w:date="2026-01-01T12:22:00Z" w16du:dateUtc="2026-01-01T04:2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意</w:delText>
        </w:r>
      </w:del>
      <w:ins w:id="12" w:author="Guangyu Zhu" w:date="2026-01-01T12:22:00Z" w16du:dateUtc="2026-01-01T04:22:00Z">
        <w:r w:rsidR="00AB4C6F" w:rsidRPr="00AB4C6F">
          <w:rPr>
            <w:rFonts w:ascii="宋体" w:eastAsia="宋体" w:hAnsi="宋体" w:hint="eastAsia"/>
            <w:b/>
            <w:bCs/>
            <w:sz w:val="30"/>
            <w:szCs w:val="30"/>
            <w:rPrChange w:id="13" w:author="Guangyu Zhu" w:date="2026-01-01T12:22:00Z" w16du:dateUtc="2026-01-01T04:2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䈚</w:t>
        </w:r>
      </w:ins>
    </w:p>
    <w:p w14:paraId="7672004B" w14:textId="4DE79B1B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《禁》：“春毋伐木，華笖（</w:t>
      </w:r>
      <w:ins w:id="14" w:author="Guangyu Zhu" w:date="2026-01-01T12:22:00Z" w16du:dateUtc="2026-01-01T04:22:00Z">
        <w:r w:rsidR="00AB4C6F" w:rsidRPr="00AB4C6F">
          <w:rPr>
            <w:rFonts w:ascii="宋体" w:eastAsia="宋体" w:hAnsi="宋体" w:hint="eastAsia"/>
            <w:sz w:val="30"/>
            <w:szCs w:val="30"/>
          </w:rPr>
          <w:t>䈚</w:t>
        </w:r>
      </w:ins>
      <w:del w:id="15" w:author="Guangyu Zhu" w:date="2026-01-01T12:22:00Z" w16du:dateUtc="2026-01-01T04:22:00Z">
        <w:r w:rsidRPr="008557F6" w:rsidDel="00AB4C6F">
          <w:rPr>
            <w:rFonts w:ascii="宋体" w:eastAsia="宋体" w:hAnsi="宋体" w:hint="eastAsia"/>
            <w:sz w:val="30"/>
            <w:szCs w:val="30"/>
          </w:rPr>
          <w:delText>管</w:delText>
        </w:r>
      </w:del>
      <w:r w:rsidRPr="008557F6">
        <w:rPr>
          <w:rFonts w:ascii="宋体" w:eastAsia="宋体" w:hAnsi="宋体" w:hint="eastAsia"/>
          <w:sz w:val="30"/>
          <w:szCs w:val="30"/>
        </w:rPr>
        <w:t>）生；夏毋犯火，精薪（煋）綘（豐）；秋毋犯金，當（璗）銀昭；冬毋犯水，甘泉出。”</w:t>
      </w:r>
    </w:p>
    <w:p w14:paraId="0E8234C3" w14:textId="17A127A0" w:rsidR="008557F6" w:rsidRPr="00297504" w:rsidRDefault="008557F6" w:rsidP="008557F6">
      <w:pPr>
        <w:rPr>
          <w:rFonts w:ascii="宋体" w:eastAsia="宋体" w:hAnsi="宋体" w:hint="eastAsia"/>
          <w:b/>
          <w:bCs/>
          <w:sz w:val="30"/>
          <w:szCs w:val="30"/>
          <w:rPrChange w:id="16" w:author="Guangyu Zhu" w:date="2026-01-01T12:23:00Z" w16du:dateUtc="2026-01-01T04:2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del w:id="17" w:author="Guangyu Zhu" w:date="2026-01-01T12:23:00Z" w16du:dateUtc="2026-01-01T04:23:00Z">
        <w:r w:rsidRPr="00297504" w:rsidDel="00297504">
          <w:rPr>
            <w:rFonts w:ascii="宋体" w:eastAsia="宋体" w:hAnsi="宋体" w:hint="eastAsia"/>
            <w:b/>
            <w:bCs/>
            <w:sz w:val="30"/>
            <w:szCs w:val="30"/>
            <w:rPrChange w:id="18" w:author="Guangyu Zhu" w:date="2026-01-01T12:23:00Z" w16du:dateUtc="2026-01-01T04:2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拟</w:delText>
        </w:r>
      </w:del>
      <w:ins w:id="19" w:author="Guangyu Zhu" w:date="2026-01-01T12:23:00Z" w16du:dateUtc="2026-01-01T04:23:00Z">
        <w:r w:rsidR="00297504" w:rsidRPr="00297504">
          <w:rPr>
            <w:rFonts w:ascii="SimSun-ExtG" w:eastAsia="SimSun-ExtG" w:hAnsi="SimSun-ExtG" w:cs="SimSun-ExtG" w:hint="eastAsia"/>
            <w:b/>
            <w:bCs/>
            <w:sz w:val="30"/>
            <w:szCs w:val="30"/>
            <w:rPrChange w:id="20" w:author="Guangyu Zhu" w:date="2026-01-01T12:23:00Z" w16du:dateUtc="2026-01-01T04:23:00Z">
              <w:rPr>
                <w:rFonts w:ascii="SimSun-ExtG" w:eastAsia="SimSun-ExtG" w:hAnsi="SimSun-ExtG" w:cs="SimSun-ExtG" w:hint="eastAsia"/>
                <w:sz w:val="30"/>
                <w:szCs w:val="30"/>
              </w:rPr>
            </w:rPrChange>
          </w:rPr>
          <w:t>𮲯</w:t>
        </w:r>
      </w:ins>
      <w:r w:rsidRPr="00297504">
        <w:rPr>
          <w:rFonts w:ascii="宋体" w:eastAsia="宋体" w:hAnsi="宋体" w:hint="eastAsia"/>
          <w:b/>
          <w:bCs/>
          <w:sz w:val="30"/>
          <w:szCs w:val="30"/>
          <w:rPrChange w:id="21" w:author="Guangyu Zhu" w:date="2026-01-01T12:23:00Z" w16du:dateUtc="2026-01-01T04:23:00Z">
            <w:rPr>
              <w:rFonts w:ascii="宋体" w:eastAsia="宋体" w:hAnsi="宋体" w:hint="eastAsia"/>
              <w:sz w:val="30"/>
              <w:szCs w:val="30"/>
            </w:rPr>
          </w:rPrChange>
        </w:rPr>
        <w:t>與耜</w:t>
      </w:r>
    </w:p>
    <w:p w14:paraId="342EC587" w14:textId="0D2B24D8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《繫辭》：“斲木爲</w:t>
      </w:r>
      <w:ins w:id="22" w:author="Guangyu Zhu" w:date="2026-01-01T12:23:00Z" w16du:dateUtc="2026-01-01T04:23:00Z">
        <w:r w:rsidR="00297504" w:rsidRPr="00297504">
          <w:rPr>
            <w:rFonts w:ascii="SimSun-ExtG" w:eastAsia="SimSun-ExtG" w:hAnsi="SimSun-ExtG" w:cs="SimSun-ExtG" w:hint="eastAsia"/>
            <w:sz w:val="30"/>
            <w:szCs w:val="30"/>
          </w:rPr>
          <w:t>𮲯</w:t>
        </w:r>
      </w:ins>
      <w:del w:id="23" w:author="Guangyu Zhu" w:date="2026-01-01T12:23:00Z" w16du:dateUtc="2026-01-01T04:23:00Z">
        <w:r w:rsidRPr="008557F6" w:rsidDel="00297504">
          <w:rPr>
            <w:rFonts w:ascii="宋体" w:eastAsia="宋体" w:hAnsi="宋体" w:hint="eastAsia"/>
            <w:sz w:val="30"/>
            <w:szCs w:val="30"/>
          </w:rPr>
          <w:delText>拟</w:delText>
        </w:r>
      </w:del>
      <w:r w:rsidRPr="008557F6">
        <w:rPr>
          <w:rFonts w:ascii="宋体" w:eastAsia="宋体" w:hAnsi="宋体" w:hint="eastAsia"/>
          <w:sz w:val="30"/>
          <w:szCs w:val="30"/>
        </w:rPr>
        <w:t>（耜），楺木爲耒，槈（耨）〖槈（耨）〗耒之利，以教天下，蓋</w:t>
      </w:r>
      <w:r w:rsidRPr="00297504">
        <w:rPr>
          <w:rFonts w:ascii="宋体" w:eastAsia="宋体" w:hAnsi="宋体" w:hint="eastAsia"/>
          <w:sz w:val="30"/>
          <w:szCs w:val="30"/>
          <w:bdr w:val="single" w:sz="4" w:space="0" w:color="auto"/>
          <w:rPrChange w:id="24" w:author="Guangyu Zhu" w:date="2026-01-01T12:24:00Z" w16du:dateUtc="2026-01-01T04:24:00Z">
            <w:rPr>
              <w:rFonts w:ascii="宋体" w:eastAsia="宋体" w:hAnsi="宋体" w:hint="eastAsia"/>
              <w:sz w:val="30"/>
              <w:szCs w:val="30"/>
            </w:rPr>
          </w:rPrChange>
        </w:rPr>
        <w:t>取</w:t>
      </w:r>
      <w:r w:rsidRPr="008557F6">
        <w:rPr>
          <w:rFonts w:ascii="宋体" w:eastAsia="宋体" w:hAnsi="宋体" w:hint="eastAsia"/>
          <w:sz w:val="30"/>
          <w:szCs w:val="30"/>
        </w:rPr>
        <w:t>者（諸）益也。”</w:t>
      </w:r>
    </w:p>
    <w:p w14:paraId="015C97BA" w14:textId="77777777" w:rsidR="008557F6" w:rsidRPr="00297504" w:rsidRDefault="008557F6" w:rsidP="008557F6">
      <w:pPr>
        <w:rPr>
          <w:rFonts w:ascii="宋体" w:eastAsia="宋体" w:hAnsi="宋体" w:hint="eastAsia"/>
          <w:b/>
          <w:bCs/>
          <w:sz w:val="30"/>
          <w:szCs w:val="30"/>
          <w:rPrChange w:id="25" w:author="Guangyu Zhu" w:date="2026-01-01T12:24:00Z" w16du:dateUtc="2026-01-01T04:2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297504">
        <w:rPr>
          <w:rFonts w:ascii="宋体" w:eastAsia="宋体" w:hAnsi="宋体" w:hint="eastAsia"/>
          <w:b/>
          <w:bCs/>
          <w:sz w:val="30"/>
          <w:szCs w:val="30"/>
          <w:rPrChange w:id="26" w:author="Guangyu Zhu" w:date="2026-01-01T12:24:00Z" w16du:dateUtc="2026-01-01T04:24:00Z">
            <w:rPr>
              <w:rFonts w:ascii="宋体" w:eastAsia="宋体" w:hAnsi="宋体" w:hint="eastAsia"/>
              <w:sz w:val="30"/>
              <w:szCs w:val="30"/>
            </w:rPr>
          </w:rPrChange>
        </w:rPr>
        <w:t>台與以</w:t>
      </w:r>
    </w:p>
    <w:p w14:paraId="3B314672" w14:textId="77777777" w:rsidR="00297504" w:rsidRDefault="008557F6" w:rsidP="008557F6">
      <w:pPr>
        <w:rPr>
          <w:ins w:id="27" w:author="Guangyu Zhu" w:date="2026-01-01T12:24:00Z" w16du:dateUtc="2026-01-01T04:24:00Z"/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《用曰》：“視（示）之台（以）康樂，慝（恜）之台（以）兇（凶）坓（刑）。”</w:t>
      </w:r>
    </w:p>
    <w:p w14:paraId="58355937" w14:textId="32CCB601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《用曰》：“克</w:t>
      </w:r>
      <w:ins w:id="28" w:author="Guangyu Zhu" w:date="2026-01-01T12:24:00Z" w16du:dateUtc="2026-01-01T04:24:00Z">
        <w:r w:rsidR="00297504" w:rsidRPr="00297504">
          <w:rPr>
            <w:rFonts w:ascii="宋体" w:eastAsia="宋体" w:hAnsi="宋体" w:hint="eastAsia"/>
            <w:sz w:val="30"/>
            <w:szCs w:val="30"/>
          </w:rPr>
          <w:t>⿰車巤</w:t>
        </w:r>
      </w:ins>
      <w:r w:rsidRPr="008557F6">
        <w:rPr>
          <w:rFonts w:ascii="宋体" w:eastAsia="宋体" w:hAnsi="宋体" w:hint="eastAsia"/>
          <w:sz w:val="30"/>
          <w:szCs w:val="30"/>
        </w:rPr>
        <w:t>（獵）戎事，台（以）員（損）四戔（踐）。”</w:t>
      </w:r>
    </w:p>
    <w:p w14:paraId="11AC77FD" w14:textId="3602C0D6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《用曰》：“隹（唯）君之</w:t>
      </w:r>
      <w:del w:id="29" w:author="Guangyu Zhu" w:date="2026-01-01T12:25:00Z" w16du:dateUtc="2026-01-01T04:25:00Z">
        <w:r w:rsidRPr="008557F6" w:rsidDel="00297504">
          <w:rPr>
            <w:rFonts w:ascii="宋体" w:eastAsia="宋体" w:hAnsi="宋体" w:hint="eastAsia"/>
            <w:sz w:val="30"/>
            <w:szCs w:val="30"/>
          </w:rPr>
          <w:delText>贾</w:delText>
        </w:r>
      </w:del>
      <w:ins w:id="30" w:author="Guangyu Zhu" w:date="2026-01-01T12:25:00Z" w16du:dateUtc="2026-01-01T04:25:00Z">
        <w:r w:rsidR="00297504">
          <w:rPr>
            <w:rFonts w:ascii="宋体" w:eastAsia="宋体" w:hAnsi="宋体" w:hint="eastAsia"/>
            <w:sz w:val="30"/>
            <w:szCs w:val="30"/>
          </w:rPr>
          <w:t>賈</w:t>
        </w:r>
      </w:ins>
      <w:r w:rsidRPr="008557F6">
        <w:rPr>
          <w:rFonts w:ascii="宋体" w:eastAsia="宋体" w:hAnsi="宋体" w:hint="eastAsia"/>
          <w:sz w:val="30"/>
          <w:szCs w:val="30"/>
        </w:rPr>
        <w:t>臣，非貨台（以）</w:t>
      </w:r>
      <w:ins w:id="31" w:author="Guangyu Zhu" w:date="2026-01-01T12:27:00Z" w16du:dateUtc="2026-01-01T04:27:00Z">
        <w:r w:rsidR="00297504" w:rsidRPr="00297504">
          <w:rPr>
            <w:rFonts w:ascii="宋体" w:eastAsia="宋体" w:hAnsi="宋体" w:hint="eastAsia"/>
            <w:sz w:val="30"/>
            <w:szCs w:val="30"/>
          </w:rPr>
          <w:t>⿰貝⿱</w:t>
        </w:r>
        <w:r w:rsidR="00297504" w:rsidRPr="00297504">
          <w:rPr>
            <w:rFonts w:ascii="SimSun-ExtB" w:eastAsia="SimSun-ExtB" w:hAnsi="SimSun-ExtB" w:cs="SimSun-ExtB" w:hint="eastAsia"/>
            <w:sz w:val="30"/>
            <w:szCs w:val="30"/>
          </w:rPr>
          <w:t>𠃬</w:t>
        </w:r>
        <w:r w:rsidR="00297504">
          <w:rPr>
            <w:rFonts w:ascii="宋体" w:eastAsia="宋体" w:hAnsi="宋体" w:hint="eastAsia"/>
            <w:sz w:val="30"/>
            <w:szCs w:val="30"/>
          </w:rPr>
          <w:t>口</w:t>
        </w:r>
      </w:ins>
      <w:r w:rsidRPr="008557F6">
        <w:rPr>
          <w:rFonts w:ascii="宋体" w:eastAsia="宋体" w:hAnsi="宋体" w:hint="eastAsia"/>
          <w:sz w:val="30"/>
          <w:szCs w:val="30"/>
        </w:rPr>
        <w:t>（酬）。”</w:t>
      </w:r>
    </w:p>
    <w:p w14:paraId="2083DE28" w14:textId="6FEFB43C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《用曰》：“□人亡（無）</w:t>
      </w:r>
      <w:ins w:id="32" w:author="Guangyu Zhu" w:date="2026-01-01T12:28:00Z" w16du:dateUtc="2026-01-01T04:28:00Z">
        <w:r w:rsidR="00297504" w:rsidRPr="00297504">
          <w:rPr>
            <w:rFonts w:ascii="宋体" w:eastAsia="宋体" w:hAnsi="宋体" w:hint="eastAsia"/>
            <w:sz w:val="30"/>
            <w:szCs w:val="30"/>
          </w:rPr>
          <w:t>⿱民</w:t>
        </w:r>
        <w:r w:rsidR="00297504" w:rsidRPr="00297504">
          <w:rPr>
            <w:rFonts w:ascii="SimSun-ExtG" w:eastAsia="SimSun-ExtG" w:hAnsi="SimSun-ExtG" w:cs="SimSun-ExtG" w:hint="eastAsia"/>
            <w:sz w:val="30"/>
            <w:szCs w:val="30"/>
          </w:rPr>
          <w:t>𰆸</w:t>
        </w:r>
      </w:ins>
      <w:r w:rsidRPr="008557F6">
        <w:rPr>
          <w:rFonts w:ascii="宋体" w:eastAsia="宋体" w:hAnsi="宋体" w:hint="eastAsia"/>
          <w:sz w:val="30"/>
          <w:szCs w:val="30"/>
        </w:rPr>
        <w:t>（文），言台（以）爲章。”</w:t>
      </w:r>
    </w:p>
    <w:p w14:paraId="7DEE75AD" w14:textId="52ADEB74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《用曰》：“番（播）</w:t>
      </w:r>
      <w:ins w:id="33" w:author="Guangyu Zhu" w:date="2026-01-01T12:28:00Z" w16du:dateUtc="2026-01-01T04:28:00Z">
        <w:r w:rsidR="00297504">
          <w:rPr>
            <w:rFonts w:ascii="宋体" w:eastAsia="宋体" w:hAnsi="宋体" w:hint="eastAsia"/>
            <w:sz w:val="30"/>
            <w:szCs w:val="30"/>
          </w:rPr>
          <w:t>㥩</w:t>
        </w:r>
      </w:ins>
      <w:r w:rsidRPr="008557F6">
        <w:rPr>
          <w:rFonts w:ascii="宋体" w:eastAsia="宋体" w:hAnsi="宋体" w:hint="eastAsia"/>
          <w:sz w:val="30"/>
          <w:szCs w:val="30"/>
        </w:rPr>
        <w:t>（圖）</w:t>
      </w:r>
      <w:del w:id="34" w:author="Guangyu Zhu" w:date="2026-01-01T12:28:00Z" w16du:dateUtc="2026-01-01T04:28:00Z">
        <w:r w:rsidRPr="008557F6" w:rsidDel="00297504">
          <w:rPr>
            <w:rFonts w:ascii="宋体" w:eastAsia="宋体" w:hAnsi="宋体" w:hint="eastAsia"/>
            <w:sz w:val="30"/>
            <w:szCs w:val="30"/>
          </w:rPr>
          <w:delText>総</w:delText>
        </w:r>
      </w:del>
      <w:ins w:id="35" w:author="Guangyu Zhu" w:date="2026-01-01T12:28:00Z" w16du:dateUtc="2026-01-01T04:28:00Z">
        <w:r w:rsidR="00616333" w:rsidRPr="00616333">
          <w:rPr>
            <w:rFonts w:ascii="宋体" w:eastAsia="宋体" w:hAnsi="宋体" w:hint="eastAsia"/>
            <w:sz w:val="30"/>
            <w:szCs w:val="30"/>
          </w:rPr>
          <w:t>綌</w:t>
        </w:r>
      </w:ins>
      <w:r w:rsidRPr="008557F6">
        <w:rPr>
          <w:rFonts w:ascii="宋体" w:eastAsia="宋体" w:hAnsi="宋体" w:hint="eastAsia"/>
          <w:sz w:val="30"/>
          <w:szCs w:val="30"/>
        </w:rPr>
        <w:t>（裕）眾，台（以）免民生。”</w:t>
      </w:r>
    </w:p>
    <w:p w14:paraId="40256330" w14:textId="3E3FD1A8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《用曰》：“</w:t>
      </w:r>
      <w:del w:id="36" w:author="Guangyu Zhu" w:date="2026-01-01T12:29:00Z" w16du:dateUtc="2026-01-01T04:29:00Z">
        <w:r w:rsidRPr="008557F6" w:rsidDel="00616333">
          <w:rPr>
            <w:rFonts w:ascii="宋体" w:eastAsia="宋体" w:hAnsi="宋体" w:hint="eastAsia"/>
            <w:sz w:val="30"/>
            <w:szCs w:val="30"/>
          </w:rPr>
          <w:delText>口口</w:delText>
        </w:r>
      </w:del>
      <w:ins w:id="37" w:author="Guangyu Zhu" w:date="2026-01-01T12:29:00Z" w16du:dateUtc="2026-01-01T04:29:00Z">
        <w:r w:rsidR="00616333">
          <w:rPr>
            <w:rFonts w:ascii="宋体" w:eastAsia="宋体" w:hAnsi="宋体" w:hint="eastAsia"/>
            <w:sz w:val="30"/>
            <w:szCs w:val="30"/>
          </w:rPr>
          <w:t>□□儥</w:t>
        </w:r>
      </w:ins>
      <w:r w:rsidRPr="008557F6">
        <w:rPr>
          <w:rFonts w:ascii="宋体" w:eastAsia="宋体" w:hAnsi="宋体" w:hint="eastAsia"/>
          <w:sz w:val="30"/>
          <w:szCs w:val="30"/>
        </w:rPr>
        <w:t>言，台（以）忘民</w:t>
      </w:r>
      <w:del w:id="38" w:author="Guangyu Zhu" w:date="2026-01-01T12:29:00Z" w16du:dateUtc="2026-01-01T04:29:00Z">
        <w:r w:rsidRPr="008557F6" w:rsidDel="00616333">
          <w:rPr>
            <w:rFonts w:ascii="宋体" w:eastAsia="宋体" w:hAnsi="宋体" w:hint="eastAsia"/>
            <w:sz w:val="30"/>
            <w:szCs w:val="30"/>
          </w:rPr>
          <w:delText>息</w:delText>
        </w:r>
      </w:del>
      <w:ins w:id="39" w:author="Guangyu Zhu" w:date="2026-01-01T12:29:00Z" w16du:dateUtc="2026-01-01T04:29:00Z">
        <w:r w:rsidR="00616333">
          <w:rPr>
            <w:rFonts w:ascii="宋体" w:eastAsia="宋体" w:hAnsi="宋体" w:hint="eastAsia"/>
            <w:sz w:val="30"/>
            <w:szCs w:val="30"/>
          </w:rPr>
          <w:t>惪</w:t>
        </w:r>
      </w:ins>
      <w:r w:rsidRPr="008557F6">
        <w:rPr>
          <w:rFonts w:ascii="宋体" w:eastAsia="宋体" w:hAnsi="宋体" w:hint="eastAsia"/>
          <w:sz w:val="30"/>
          <w:szCs w:val="30"/>
        </w:rPr>
        <w:t>（德）。”</w:t>
      </w:r>
    </w:p>
    <w:p w14:paraId="39775246" w14:textId="77777777" w:rsidR="00616333" w:rsidRDefault="008557F6" w:rsidP="008557F6">
      <w:pPr>
        <w:rPr>
          <w:ins w:id="40" w:author="Guangyu Zhu" w:date="2026-01-01T12:29:00Z" w16du:dateUtc="2026-01-01T04:29:00Z"/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《用曰》：“茅（務）之台（以）元色，柬（简）其又（有）</w:t>
      </w:r>
      <w:del w:id="41" w:author="Guangyu Zhu" w:date="2026-01-01T12:29:00Z" w16du:dateUtc="2026-01-01T04:29:00Z">
        <w:r w:rsidRPr="008557F6" w:rsidDel="00616333">
          <w:rPr>
            <w:rFonts w:ascii="宋体" w:eastAsia="宋体" w:hAnsi="宋体" w:hint="eastAsia"/>
            <w:sz w:val="30"/>
            <w:szCs w:val="30"/>
          </w:rPr>
          <w:delText>互</w:delText>
        </w:r>
      </w:del>
      <w:ins w:id="42" w:author="Guangyu Zhu" w:date="2026-01-01T12:29:00Z" w16du:dateUtc="2026-01-01T04:29:00Z">
        <w:r w:rsidR="00616333">
          <w:rPr>
            <w:rFonts w:ascii="宋体" w:eastAsia="宋体" w:hAnsi="宋体" w:hint="eastAsia"/>
            <w:sz w:val="30"/>
            <w:szCs w:val="30"/>
          </w:rPr>
          <w:t>亙</w:t>
        </w:r>
      </w:ins>
      <w:r w:rsidRPr="008557F6">
        <w:rPr>
          <w:rFonts w:ascii="宋体" w:eastAsia="宋体" w:hAnsi="宋体" w:hint="eastAsia"/>
          <w:sz w:val="30"/>
          <w:szCs w:val="30"/>
        </w:rPr>
        <w:t>（恆）井（形）。”</w:t>
      </w:r>
    </w:p>
    <w:p w14:paraId="755AED4B" w14:textId="4E2340BC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《用曰》：“冒還氒（厥）辟，台（以）民乍（作）康。”</w:t>
      </w:r>
    </w:p>
    <w:p w14:paraId="3C4E53AD" w14:textId="2A2BE0F2" w:rsidR="008557F6" w:rsidRPr="008557F6" w:rsidRDefault="008557F6" w:rsidP="008557F6">
      <w:pPr>
        <w:rPr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lastRenderedPageBreak/>
        <w:t>《文王》：“昔者舜台（以）大畣（合）</w:t>
      </w:r>
      <w:ins w:id="43" w:author="Guangyu Zhu" w:date="2026-01-01T12:30:00Z" w16du:dateUtc="2026-01-01T04:30:00Z">
        <w:r w:rsidR="00616333" w:rsidRPr="00616333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44" w:author="Guangyu Zhu" w:date="2026-01-01T12:30:00Z" w16du:dateUtc="2026-01-01T04:30:00Z">
        <w:r w:rsidRPr="008557F6" w:rsidDel="00616333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8557F6">
        <w:rPr>
          <w:rFonts w:ascii="宋体" w:eastAsia="宋体" w:hAnsi="宋体" w:hint="eastAsia"/>
          <w:sz w:val="30"/>
          <w:szCs w:val="30"/>
        </w:rPr>
        <w:t>。”按，“台（以）”字從蘇建洲《初讀&lt;上博九&gt;劄記（一）》（簡帛網，2013年1月6日）釋讀。</w:t>
      </w:r>
    </w:p>
    <w:p w14:paraId="499A45AC" w14:textId="77777777" w:rsidR="00616333" w:rsidRDefault="008557F6" w:rsidP="00315415">
      <w:pPr>
        <w:rPr>
          <w:ins w:id="45" w:author="Guangyu Zhu" w:date="2026-01-01T12:30:00Z" w16du:dateUtc="2026-01-01T04:30:00Z"/>
          <w:rFonts w:ascii="宋体" w:eastAsia="宋体" w:hAnsi="宋体" w:hint="eastAsia"/>
          <w:sz w:val="30"/>
          <w:szCs w:val="30"/>
        </w:rPr>
      </w:pPr>
      <w:r w:rsidRPr="008557F6">
        <w:rPr>
          <w:rFonts w:ascii="宋体" w:eastAsia="宋体" w:hAnsi="宋体" w:hint="eastAsia"/>
          <w:sz w:val="30"/>
          <w:szCs w:val="30"/>
        </w:rPr>
        <w:t>《易之義》：“萬物莫不欲長生而亞（惡）</w:t>
      </w:r>
      <w:r w:rsidR="00315415" w:rsidRPr="00315415">
        <w:rPr>
          <w:rFonts w:ascii="宋体" w:eastAsia="宋体" w:hAnsi="宋体" w:hint="eastAsia"/>
          <w:sz w:val="30"/>
          <w:szCs w:val="30"/>
        </w:rPr>
        <w:t>死，會心者，而台（以）作易，和之至也。”</w:t>
      </w:r>
    </w:p>
    <w:p w14:paraId="1C3B7C5A" w14:textId="2B146CAF" w:rsidR="00315415" w:rsidRPr="00616333" w:rsidRDefault="00315415" w:rsidP="00315415">
      <w:pPr>
        <w:rPr>
          <w:rFonts w:ascii="宋体" w:eastAsia="宋体" w:hAnsi="宋体" w:hint="eastAsia"/>
          <w:b/>
          <w:bCs/>
          <w:sz w:val="30"/>
          <w:szCs w:val="30"/>
          <w:rPrChange w:id="46" w:author="Guangyu Zhu" w:date="2026-01-01T12:30:00Z" w16du:dateUtc="2026-01-01T04:3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616333">
        <w:rPr>
          <w:rFonts w:ascii="宋体" w:eastAsia="宋体" w:hAnsi="宋体" w:hint="eastAsia"/>
          <w:b/>
          <w:bCs/>
          <w:sz w:val="30"/>
          <w:szCs w:val="30"/>
          <w:rPrChange w:id="47" w:author="Guangyu Zhu" w:date="2026-01-01T12:30:00Z" w16du:dateUtc="2026-01-01T04:30:00Z">
            <w:rPr>
              <w:rFonts w:ascii="宋体" w:eastAsia="宋体" w:hAnsi="宋体" w:hint="eastAsia"/>
              <w:sz w:val="30"/>
              <w:szCs w:val="30"/>
            </w:rPr>
          </w:rPrChange>
        </w:rPr>
        <w:t>台與始</w:t>
      </w:r>
    </w:p>
    <w:p w14:paraId="311E5C64" w14:textId="5A0EDEDD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《日甲·衣一》：“毋以楚九月己未台（始</w:t>
      </w:r>
      <w:ins w:id="48" w:author="Guangyu Zhu" w:date="2026-01-01T12:30:00Z" w16du:dateUtc="2026-01-01T04:30:00Z">
        <w:r w:rsidR="00616333">
          <w:rPr>
            <w:rFonts w:ascii="宋体" w:eastAsia="宋体" w:hAnsi="宋体" w:hint="eastAsia"/>
            <w:sz w:val="30"/>
            <w:szCs w:val="30"/>
          </w:rPr>
          <w:t>）</w:t>
        </w:r>
      </w:ins>
      <w:r w:rsidRPr="00315415">
        <w:rPr>
          <w:rFonts w:ascii="宋体" w:eastAsia="宋体" w:hAnsi="宋体" w:hint="eastAsia"/>
          <w:sz w:val="30"/>
          <w:szCs w:val="30"/>
        </w:rPr>
        <w:t>被新衣，衣手□必死。”</w:t>
      </w:r>
    </w:p>
    <w:p w14:paraId="74CB3E0B" w14:textId="77777777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《日甲·毁棄》：“毋以酉台（始）寇&lt;冠&gt;、帶劍，恐御矢兵。”</w:t>
      </w:r>
    </w:p>
    <w:p w14:paraId="34182468" w14:textId="77777777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《天乙·自天》：“主台（始）有□殹，後智（知）其請（情）。”</w:t>
      </w:r>
    </w:p>
    <w:p w14:paraId="5A11DC73" w14:textId="77777777" w:rsidR="00616333" w:rsidRDefault="00315415" w:rsidP="00315415">
      <w:pPr>
        <w:rPr>
          <w:ins w:id="49" w:author="Guangyu Zhu" w:date="2026-01-01T12:32:00Z" w16du:dateUtc="2026-01-01T04:32:00Z"/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《引書》：“引癉病之台（始）也，意回</w:t>
      </w:r>
      <w:ins w:id="50" w:author="Guangyu Zhu" w:date="2026-01-01T12:31:00Z" w16du:dateUtc="2026-01-01T04:31:00Z">
        <w:r w:rsidR="00616333" w:rsidRPr="00616333">
          <w:rPr>
            <w:rFonts w:ascii="宋体" w:eastAsia="宋体" w:hAnsi="宋体" w:hint="eastAsia"/>
            <w:sz w:val="30"/>
            <w:szCs w:val="30"/>
            <w:vertAlign w:val="subscript"/>
            <w:rPrChange w:id="51" w:author="Guangyu Zhu" w:date="2026-01-01T12:31:00Z" w16du:dateUtc="2026-01-01T04:31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=</w:t>
        </w:r>
      </w:ins>
      <w:del w:id="52" w:author="Guangyu Zhu" w:date="2026-01-01T12:31:00Z" w16du:dateUtc="2026-01-01T04:31:00Z">
        <w:r w:rsidRPr="00315415" w:rsidDel="00616333">
          <w:rPr>
            <w:rFonts w:ascii="宋体" w:eastAsia="宋体" w:hAnsi="宋体" w:hint="eastAsia"/>
            <w:sz w:val="30"/>
            <w:szCs w:val="30"/>
          </w:rPr>
          <w:delText>。</w:delText>
        </w:r>
      </w:del>
      <w:r w:rsidRPr="00315415">
        <w:rPr>
          <w:rFonts w:ascii="宋体" w:eastAsia="宋体" w:hAnsi="宋体" w:hint="eastAsia"/>
          <w:sz w:val="30"/>
          <w:szCs w:val="30"/>
        </w:rPr>
        <w:t>（回回）然欲步，</w:t>
      </w:r>
      <w:ins w:id="53" w:author="Guangyu Zhu" w:date="2026-01-01T12:32:00Z" w16du:dateUtc="2026-01-01T04:32:00Z">
        <w:r w:rsidR="00616333" w:rsidRPr="00616333">
          <w:rPr>
            <w:rFonts w:ascii="SimSun-ExtB" w:eastAsia="SimSun-ExtB" w:hAnsi="SimSun-ExtB" w:cs="SimSun-ExtB" w:hint="eastAsia"/>
            <w:sz w:val="30"/>
            <w:szCs w:val="30"/>
          </w:rPr>
          <w:t>𦡊</w:t>
        </w:r>
      </w:ins>
      <w:r w:rsidRPr="00315415">
        <w:rPr>
          <w:rFonts w:ascii="宋体" w:eastAsia="宋体" w:hAnsi="宋体" w:hint="eastAsia"/>
          <w:sz w:val="30"/>
          <w:szCs w:val="30"/>
        </w:rPr>
        <w:t>（體）</w:t>
      </w:r>
      <w:del w:id="54" w:author="Guangyu Zhu" w:date="2026-01-01T12:32:00Z" w16du:dateUtc="2026-01-01T04:32:00Z">
        <w:r w:rsidRPr="00315415" w:rsidDel="00616333">
          <w:rPr>
            <w:rFonts w:ascii="宋体" w:eastAsia="宋体" w:hAnsi="宋体" w:hint="eastAsia"/>
            <w:sz w:val="30"/>
            <w:szCs w:val="30"/>
          </w:rPr>
          <w:delText>滞</w:delText>
        </w:r>
      </w:del>
      <w:ins w:id="55" w:author="Guangyu Zhu" w:date="2026-01-01T12:32:00Z" w16du:dateUtc="2026-01-01T04:32:00Z">
        <w:r w:rsidR="00616333">
          <w:rPr>
            <w:rFonts w:ascii="宋体" w:eastAsia="宋体" w:hAnsi="宋体" w:hint="eastAsia"/>
            <w:sz w:val="30"/>
            <w:szCs w:val="30"/>
          </w:rPr>
          <w:t>㴆</w:t>
        </w:r>
      </w:ins>
      <w:r w:rsidRPr="00616333">
        <w:rPr>
          <w:rFonts w:ascii="宋体" w:eastAsia="宋体" w:hAnsi="宋体" w:hint="eastAsia"/>
          <w:sz w:val="30"/>
          <w:szCs w:val="30"/>
          <w:vertAlign w:val="subscript"/>
          <w:rPrChange w:id="56" w:author="Guangyu Zhu" w:date="2026-01-01T12:32:00Z" w16du:dateUtc="2026-01-01T04:32:00Z">
            <w:rPr>
              <w:rFonts w:ascii="宋体" w:eastAsia="宋体" w:hAnsi="宋体" w:hint="eastAsia"/>
              <w:sz w:val="30"/>
              <w:szCs w:val="30"/>
            </w:rPr>
          </w:rPrChange>
        </w:rPr>
        <w:t>=</w:t>
      </w:r>
      <w:r w:rsidRPr="00315415">
        <w:rPr>
          <w:rFonts w:ascii="宋体" w:eastAsia="宋体" w:hAnsi="宋体"/>
          <w:sz w:val="30"/>
          <w:szCs w:val="30"/>
        </w:rPr>
        <w:t>（浸浸）痛。”</w:t>
      </w:r>
    </w:p>
    <w:p w14:paraId="1D397FBA" w14:textId="62B1CCFC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/>
          <w:sz w:val="30"/>
          <w:szCs w:val="30"/>
        </w:rPr>
        <w:t>《帛甲老子</w:t>
      </w:r>
      <w:r w:rsidRPr="00315415">
        <w:rPr>
          <w:rFonts w:ascii="微软雅黑" w:eastAsia="微软雅黑" w:hAnsi="微软雅黑" w:cs="微软雅黑" w:hint="eastAsia"/>
          <w:sz w:val="30"/>
          <w:szCs w:val="30"/>
        </w:rPr>
        <w:t>・</w:t>
      </w:r>
      <w:r w:rsidRPr="00315415">
        <w:rPr>
          <w:rFonts w:ascii="宋体" w:eastAsia="宋体" w:hAnsi="宋体" w:cs="宋体" w:hint="eastAsia"/>
          <w:sz w:val="30"/>
          <w:szCs w:val="30"/>
        </w:rPr>
        <w:t>德經》：“百仁（仞）之高，台（始）於足</w:t>
      </w:r>
      <w:r w:rsidRPr="00616333">
        <w:rPr>
          <w:rFonts w:ascii="宋体" w:eastAsia="宋体" w:hAnsi="宋体" w:cs="宋体" w:hint="eastAsia"/>
          <w:sz w:val="30"/>
          <w:szCs w:val="30"/>
          <w:bdr w:val="single" w:sz="4" w:space="0" w:color="auto"/>
          <w:rPrChange w:id="57" w:author="Guangyu Zhu" w:date="2026-01-01T12:32:00Z" w16du:dateUtc="2026-01-01T04:32:00Z">
            <w:rPr>
              <w:rFonts w:ascii="宋体" w:eastAsia="宋体" w:hAnsi="宋体" w:cs="宋体" w:hint="eastAsia"/>
              <w:sz w:val="30"/>
              <w:szCs w:val="30"/>
            </w:rPr>
          </w:rPrChange>
        </w:rPr>
        <w:t>下</w:t>
      </w:r>
      <w:r w:rsidRPr="00315415">
        <w:rPr>
          <w:rFonts w:ascii="宋体" w:eastAsia="宋体" w:hAnsi="宋体" w:cs="宋体" w:hint="eastAsia"/>
          <w:sz w:val="30"/>
          <w:szCs w:val="30"/>
        </w:rPr>
        <w:t>。”</w:t>
      </w:r>
    </w:p>
    <w:p w14:paraId="6FE3894E" w14:textId="77777777" w:rsidR="00616333" w:rsidRDefault="00315415" w:rsidP="00315415">
      <w:pPr>
        <w:rPr>
          <w:ins w:id="58" w:author="Guangyu Zhu" w:date="2026-01-01T12:32:00Z" w16du:dateUtc="2026-01-01T04:32:00Z"/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《養生方》：“禹乃□□入於</w:t>
      </w:r>
      <w:ins w:id="59" w:author="Guangyu Zhu" w:date="2026-01-01T12:32:00Z" w16du:dateUtc="2026-01-01T04:32:00Z">
        <w:r w:rsidR="00616333" w:rsidRPr="00616333">
          <w:rPr>
            <w:rFonts w:ascii="宋体" w:eastAsia="宋体" w:hAnsi="宋体" w:hint="eastAsia"/>
            <w:sz w:val="30"/>
            <w:szCs w:val="30"/>
          </w:rPr>
          <w:t>⿰言旋</w:t>
        </w:r>
      </w:ins>
      <w:r w:rsidRPr="00315415">
        <w:rPr>
          <w:rFonts w:ascii="宋体" w:eastAsia="宋体" w:hAnsi="宋体" w:hint="eastAsia"/>
          <w:sz w:val="30"/>
          <w:szCs w:val="30"/>
        </w:rPr>
        <w:t>（璇）房，其狀變，色甚雄以美，乃若台（始）壯。”</w:t>
      </w:r>
    </w:p>
    <w:p w14:paraId="41E5C329" w14:textId="2EBBA632" w:rsidR="00315415" w:rsidRPr="00616333" w:rsidRDefault="00315415" w:rsidP="00315415">
      <w:pPr>
        <w:rPr>
          <w:rFonts w:ascii="宋体" w:eastAsia="宋体" w:hAnsi="宋体" w:hint="eastAsia"/>
          <w:b/>
          <w:bCs/>
          <w:sz w:val="30"/>
          <w:szCs w:val="30"/>
          <w:rPrChange w:id="60" w:author="Guangyu Zhu" w:date="2026-01-01T12:33:00Z" w16du:dateUtc="2026-01-01T04:3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616333">
        <w:rPr>
          <w:rFonts w:ascii="宋体" w:eastAsia="宋体" w:hAnsi="宋体" w:hint="eastAsia"/>
          <w:b/>
          <w:bCs/>
          <w:sz w:val="30"/>
          <w:szCs w:val="30"/>
          <w:rPrChange w:id="61" w:author="Guangyu Zhu" w:date="2026-01-01T12:33:00Z" w16du:dateUtc="2026-01-01T04:33:00Z">
            <w:rPr>
              <w:rFonts w:ascii="宋体" w:eastAsia="宋体" w:hAnsi="宋体" w:hint="eastAsia"/>
              <w:sz w:val="30"/>
              <w:szCs w:val="30"/>
            </w:rPr>
          </w:rPrChange>
        </w:rPr>
        <w:t>台與治</w:t>
      </w:r>
    </w:p>
    <w:p w14:paraId="2F3FA45E" w14:textId="77777777" w:rsidR="00616333" w:rsidRDefault="00315415" w:rsidP="00315415">
      <w:pPr>
        <w:rPr>
          <w:ins w:id="62" w:author="Guangyu Zhu" w:date="2026-01-01T12:33:00Z" w16du:dateUtc="2026-01-01T04:33:00Z"/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《緇衣》：“邦家之不寍（寧）也，則大臣不台（治），而埶（邇）臣</w:t>
      </w:r>
      <w:ins w:id="63" w:author="Guangyu Zhu" w:date="2026-01-01T12:33:00Z" w16du:dateUtc="2026-01-01T04:33:00Z">
        <w:r w:rsidR="00616333" w:rsidRPr="00616333">
          <w:rPr>
            <w:rFonts w:ascii="宋体" w:eastAsia="宋体" w:hAnsi="宋体" w:hint="eastAsia"/>
            <w:sz w:val="30"/>
            <w:szCs w:val="30"/>
          </w:rPr>
          <w:t>⿰忄厇</w:t>
        </w:r>
      </w:ins>
      <w:del w:id="64" w:author="Guangyu Zhu" w:date="2026-01-01T12:33:00Z" w16du:dateUtc="2026-01-01T04:33:00Z">
        <w:r w:rsidRPr="00315415" w:rsidDel="00616333">
          <w:rPr>
            <w:rFonts w:ascii="宋体" w:eastAsia="宋体" w:hAnsi="宋体" w:hint="eastAsia"/>
            <w:sz w:val="30"/>
            <w:szCs w:val="30"/>
          </w:rPr>
          <w:delText>怩</w:delText>
        </w:r>
      </w:del>
      <w:r w:rsidRPr="00315415">
        <w:rPr>
          <w:rFonts w:ascii="宋体" w:eastAsia="宋体" w:hAnsi="宋体" w:hint="eastAsia"/>
          <w:sz w:val="30"/>
          <w:szCs w:val="30"/>
        </w:rPr>
        <w:t>（託）也。”</w:t>
      </w:r>
    </w:p>
    <w:p w14:paraId="267CC567" w14:textId="3DF30626" w:rsidR="00315415" w:rsidRPr="00616333" w:rsidRDefault="00315415" w:rsidP="00315415">
      <w:pPr>
        <w:rPr>
          <w:rFonts w:ascii="宋体" w:eastAsia="宋体" w:hAnsi="宋体" w:hint="eastAsia"/>
          <w:b/>
          <w:bCs/>
          <w:sz w:val="30"/>
          <w:szCs w:val="30"/>
          <w:rPrChange w:id="65" w:author="Guangyu Zhu" w:date="2026-01-01T12:33:00Z" w16du:dateUtc="2026-01-01T04:3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616333">
        <w:rPr>
          <w:rFonts w:ascii="宋体" w:eastAsia="宋体" w:hAnsi="宋体" w:hint="eastAsia"/>
          <w:b/>
          <w:bCs/>
          <w:sz w:val="30"/>
          <w:szCs w:val="30"/>
          <w:rPrChange w:id="66" w:author="Guangyu Zhu" w:date="2026-01-01T12:33:00Z" w16du:dateUtc="2026-01-01T04:33:00Z">
            <w:rPr>
              <w:rFonts w:ascii="宋体" w:eastAsia="宋体" w:hAnsi="宋体" w:hint="eastAsia"/>
              <w:sz w:val="30"/>
              <w:szCs w:val="30"/>
            </w:rPr>
          </w:rPrChange>
        </w:rPr>
        <w:t>台與怡</w:t>
      </w:r>
    </w:p>
    <w:p w14:paraId="11EC4524" w14:textId="77777777" w:rsidR="00616333" w:rsidRDefault="00315415" w:rsidP="00315415">
      <w:pPr>
        <w:rPr>
          <w:ins w:id="67" w:author="Guangyu Zhu" w:date="2026-01-01T12:34:00Z" w16du:dateUtc="2026-01-01T04:34:00Z"/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《戰國二七》：“台（怡）乎其所後者。”</w:t>
      </w:r>
    </w:p>
    <w:p w14:paraId="1BADBB2A" w14:textId="1A92EF1F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《天下至道》：“必徐以久，必微以持，如已不已，女乃大台（怡）。”</w:t>
      </w:r>
    </w:p>
    <w:p w14:paraId="72F1FD51" w14:textId="77777777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《妄稽》：“入（納）妾之日，妄稽不台（怡）。”</w:t>
      </w:r>
    </w:p>
    <w:p w14:paraId="488FFC12" w14:textId="77777777" w:rsidR="00315415" w:rsidRPr="00616333" w:rsidRDefault="00315415" w:rsidP="00315415">
      <w:pPr>
        <w:rPr>
          <w:rFonts w:ascii="宋体" w:eastAsia="宋体" w:hAnsi="宋体" w:hint="eastAsia"/>
          <w:b/>
          <w:bCs/>
          <w:sz w:val="30"/>
          <w:szCs w:val="30"/>
          <w:rPrChange w:id="68" w:author="Guangyu Zhu" w:date="2026-01-01T12:34:00Z" w16du:dateUtc="2026-01-01T04:34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616333">
        <w:rPr>
          <w:rFonts w:ascii="宋体" w:eastAsia="宋体" w:hAnsi="宋体" w:hint="eastAsia"/>
          <w:b/>
          <w:bCs/>
          <w:sz w:val="30"/>
          <w:szCs w:val="30"/>
          <w:rPrChange w:id="69" w:author="Guangyu Zhu" w:date="2026-01-01T12:34:00Z" w16du:dateUtc="2026-01-01T04:34:00Z">
            <w:rPr>
              <w:rFonts w:ascii="宋体" w:eastAsia="宋体" w:hAnsi="宋体" w:hint="eastAsia"/>
              <w:sz w:val="30"/>
              <w:szCs w:val="30"/>
            </w:rPr>
          </w:rPrChange>
        </w:rPr>
        <w:t>台與殆</w:t>
      </w:r>
    </w:p>
    <w:p w14:paraId="5A896480" w14:textId="77777777" w:rsidR="00616333" w:rsidRDefault="00315415" w:rsidP="00315415">
      <w:pPr>
        <w:rPr>
          <w:ins w:id="70" w:author="Guangyu Zhu" w:date="2026-01-01T12:34:00Z" w16du:dateUtc="2026-01-01T04:34:00Z"/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lastRenderedPageBreak/>
        <w:t>《前道》：“正道不台（殆），可後可始。”</w:t>
      </w:r>
    </w:p>
    <w:p w14:paraId="56C60AE4" w14:textId="52DBEFBF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《春秋五》：“魏州餘來也，台（殆）□□隨會也，君弗□也。”</w:t>
      </w:r>
    </w:p>
    <w:p w14:paraId="069CAA31" w14:textId="77777777" w:rsidR="00315415" w:rsidRPr="008765C1" w:rsidRDefault="00315415" w:rsidP="00315415">
      <w:pPr>
        <w:rPr>
          <w:rFonts w:ascii="宋体" w:eastAsia="宋体" w:hAnsi="宋体" w:hint="eastAsia"/>
          <w:b/>
          <w:bCs/>
          <w:sz w:val="30"/>
          <w:szCs w:val="30"/>
          <w:rPrChange w:id="71" w:author="Guangyu Zhu" w:date="2026-01-02T18:05:00Z" w16du:dateUtc="2026-01-02T10:0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8765C1">
        <w:rPr>
          <w:rFonts w:ascii="宋体" w:eastAsia="宋体" w:hAnsi="宋体" w:hint="eastAsia"/>
          <w:b/>
          <w:bCs/>
          <w:sz w:val="30"/>
          <w:szCs w:val="30"/>
          <w:rPrChange w:id="72" w:author="Guangyu Zhu" w:date="2026-01-02T18:05:00Z" w16du:dateUtc="2026-01-02T10:05:00Z">
            <w:rPr>
              <w:rFonts w:ascii="宋体" w:eastAsia="宋体" w:hAnsi="宋体" w:hint="eastAsia"/>
              <w:sz w:val="30"/>
              <w:szCs w:val="30"/>
            </w:rPr>
          </w:rPrChange>
        </w:rPr>
        <w:t>台與胎</w:t>
      </w:r>
    </w:p>
    <w:p w14:paraId="4339D9B7" w14:textId="207C5112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《兵談》：“</w:t>
      </w:r>
      <w:ins w:id="73" w:author="Guangyu Zhu" w:date="2026-01-01T12:34:00Z" w16du:dateUtc="2026-01-01T04:34:00Z">
        <w:r w:rsidR="00616333" w:rsidRPr="00616333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74" w:author="Guangyu Zhu" w:date="2026-01-01T12:34:00Z" w16du:dateUtc="2026-01-01T04:34:00Z">
        <w:r w:rsidRPr="00315415" w:rsidDel="00616333">
          <w:rPr>
            <w:rFonts w:ascii="宋体" w:eastAsia="宋体" w:hAnsi="宋体" w:hint="eastAsia"/>
            <w:sz w:val="30"/>
            <w:szCs w:val="30"/>
          </w:rPr>
          <w:delText>口口</w:delText>
        </w:r>
      </w:del>
      <w:ins w:id="75" w:author="Guangyu Zhu" w:date="2026-01-01T12:34:00Z" w16du:dateUtc="2026-01-01T04:34:00Z">
        <w:r w:rsidR="00616333">
          <w:rPr>
            <w:rFonts w:ascii="宋体" w:eastAsia="宋体" w:hAnsi="宋体" w:hint="eastAsia"/>
            <w:sz w:val="30"/>
            <w:szCs w:val="30"/>
          </w:rPr>
          <w:t>□□</w:t>
        </w:r>
      </w:ins>
      <w:r w:rsidRPr="00315415">
        <w:rPr>
          <w:rFonts w:ascii="宋体" w:eastAsia="宋体" w:hAnsi="宋体" w:hint="eastAsia"/>
          <w:sz w:val="30"/>
          <w:szCs w:val="30"/>
        </w:rPr>
        <w:t>不殺殀（夭）台（胎），不膾不成之財（材）</w:t>
      </w:r>
      <w:ins w:id="76" w:author="Guangyu Zhu" w:date="2026-01-01T12:34:00Z" w16du:dateUtc="2026-01-01T04:34:00Z">
        <w:r w:rsidR="00616333" w:rsidRPr="00616333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77" w:author="Guangyu Zhu" w:date="2026-01-01T12:34:00Z" w16du:dateUtc="2026-01-01T04:34:00Z">
        <w:r w:rsidRPr="00315415" w:rsidDel="00616333">
          <w:rPr>
            <w:rFonts w:ascii="宋体" w:eastAsia="宋体" w:hAnsi="宋体" w:hint="eastAsia"/>
            <w:sz w:val="30"/>
            <w:szCs w:val="30"/>
          </w:rPr>
          <w:delText>□</w:delText>
        </w:r>
      </w:del>
      <w:r w:rsidRPr="00315415">
        <w:rPr>
          <w:rFonts w:ascii="宋体" w:eastAsia="宋体" w:hAnsi="宋体" w:hint="eastAsia"/>
          <w:sz w:val="30"/>
          <w:szCs w:val="30"/>
        </w:rPr>
        <w:t>。”</w:t>
      </w:r>
    </w:p>
    <w:p w14:paraId="1D621900" w14:textId="77777777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《節》：“弓弩不張，毋取鷇卵台（胎）夭。”</w:t>
      </w:r>
    </w:p>
    <w:p w14:paraId="5765CE78" w14:textId="77777777" w:rsidR="00315415" w:rsidRPr="008765C1" w:rsidRDefault="00315415" w:rsidP="00315415">
      <w:pPr>
        <w:rPr>
          <w:rFonts w:ascii="宋体" w:eastAsia="宋体" w:hAnsi="宋体" w:hint="eastAsia"/>
          <w:b/>
          <w:bCs/>
          <w:sz w:val="30"/>
          <w:szCs w:val="30"/>
          <w:rPrChange w:id="78" w:author="Guangyu Zhu" w:date="2026-01-02T18:05:00Z" w16du:dateUtc="2026-01-02T10:0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8765C1">
        <w:rPr>
          <w:rFonts w:ascii="宋体" w:eastAsia="宋体" w:hAnsi="宋体" w:hint="eastAsia"/>
          <w:b/>
          <w:bCs/>
          <w:sz w:val="30"/>
          <w:szCs w:val="30"/>
          <w:rPrChange w:id="79" w:author="Guangyu Zhu" w:date="2026-01-02T18:05:00Z" w16du:dateUtc="2026-01-02T10:05:00Z">
            <w:rPr>
              <w:rFonts w:ascii="宋体" w:eastAsia="宋体" w:hAnsi="宋体" w:hint="eastAsia"/>
              <w:sz w:val="30"/>
              <w:szCs w:val="30"/>
            </w:rPr>
          </w:rPrChange>
        </w:rPr>
        <w:t>台與怠</w:t>
      </w:r>
    </w:p>
    <w:p w14:paraId="77AEB7A5" w14:textId="77777777" w:rsidR="00315415" w:rsidRPr="00315415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《用曰》：“良（荒）台（怠）家（稼）嗇（穡）。”按，“台”似當讀作“怠”。</w:t>
      </w:r>
    </w:p>
    <w:p w14:paraId="232BBA2F" w14:textId="04C81DEB" w:rsidR="00015876" w:rsidRPr="008557F6" w:rsidRDefault="00315415" w:rsidP="00315415">
      <w:pPr>
        <w:rPr>
          <w:rFonts w:ascii="宋体" w:eastAsia="宋体" w:hAnsi="宋体" w:hint="eastAsia"/>
          <w:sz w:val="30"/>
          <w:szCs w:val="30"/>
        </w:rPr>
      </w:pPr>
      <w:r w:rsidRPr="00315415">
        <w:rPr>
          <w:rFonts w:ascii="宋体" w:eastAsia="宋体" w:hAnsi="宋体" w:hint="eastAsia"/>
          <w:sz w:val="30"/>
          <w:szCs w:val="30"/>
        </w:rPr>
        <w:t>《蓋廬》：“適（敵）人侍（待）我以戒，</w:t>
      </w:r>
    </w:p>
    <w:sectPr w:rsidR="00015876" w:rsidRPr="008557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BFF7" w14:textId="77777777" w:rsidR="00DC478D" w:rsidRDefault="00DC478D" w:rsidP="008765C1">
      <w:pPr>
        <w:rPr>
          <w:rFonts w:hint="eastAsia"/>
        </w:rPr>
      </w:pPr>
      <w:r>
        <w:separator/>
      </w:r>
    </w:p>
  </w:endnote>
  <w:endnote w:type="continuationSeparator" w:id="0">
    <w:p w14:paraId="4F71D295" w14:textId="77777777" w:rsidR="00DC478D" w:rsidRDefault="00DC478D" w:rsidP="008765C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A6683" w14:textId="77777777" w:rsidR="00DC478D" w:rsidRDefault="00DC478D" w:rsidP="008765C1">
      <w:pPr>
        <w:rPr>
          <w:rFonts w:hint="eastAsia"/>
        </w:rPr>
      </w:pPr>
      <w:r>
        <w:separator/>
      </w:r>
    </w:p>
  </w:footnote>
  <w:footnote w:type="continuationSeparator" w:id="0">
    <w:p w14:paraId="57458DEB" w14:textId="77777777" w:rsidR="00DC478D" w:rsidRDefault="00DC478D" w:rsidP="008765C1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5E"/>
    <w:rsid w:val="00015876"/>
    <w:rsid w:val="00276240"/>
    <w:rsid w:val="00297504"/>
    <w:rsid w:val="002B028A"/>
    <w:rsid w:val="00315415"/>
    <w:rsid w:val="00616333"/>
    <w:rsid w:val="008557F6"/>
    <w:rsid w:val="008765C1"/>
    <w:rsid w:val="008E398E"/>
    <w:rsid w:val="00910F5E"/>
    <w:rsid w:val="00AB4C6F"/>
    <w:rsid w:val="00B5256E"/>
    <w:rsid w:val="00DC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A4FE4"/>
  <w15:chartTrackingRefBased/>
  <w15:docId w15:val="{60FC2C0B-59FA-4339-9C5E-2B909ED3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0F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F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F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F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F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F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F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F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0F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0F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0F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0F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0F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0F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0F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0F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F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0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0F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F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F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0F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0F5E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AB4C6F"/>
  </w:style>
  <w:style w:type="paragraph" w:styleId="af">
    <w:name w:val="header"/>
    <w:basedOn w:val="a"/>
    <w:link w:val="af0"/>
    <w:uiPriority w:val="99"/>
    <w:unhideWhenUsed/>
    <w:rsid w:val="008765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8765C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876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8765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7</cp:revision>
  <dcterms:created xsi:type="dcterms:W3CDTF">2025-12-31T10:39:00Z</dcterms:created>
  <dcterms:modified xsi:type="dcterms:W3CDTF">2026-01-02T10:05:00Z</dcterms:modified>
</cp:coreProperties>
</file>