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5186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《帛易·鼎》：“初六，鼎填（顛）止（趾），利</w:t>
      </w:r>
      <w:r w:rsidRPr="00EE0464">
        <w:rPr>
          <w:rFonts w:ascii="宋体" w:eastAsia="宋体" w:hAnsi="宋体" w:hint="eastAsia"/>
          <w:sz w:val="30"/>
          <w:szCs w:val="30"/>
          <w:bdr w:val="single" w:sz="4" w:space="0" w:color="auto"/>
          <w:rPrChange w:id="0" w:author="Guangyu Zhu" w:date="2025-11-11T16:01:00Z" w16du:dateUtc="2025-11-11T16:01:00Z">
            <w:rPr>
              <w:rFonts w:ascii="宋体" w:eastAsia="宋体" w:hAnsi="宋体" w:hint="eastAsia"/>
              <w:sz w:val="30"/>
              <w:szCs w:val="30"/>
            </w:rPr>
          </w:rPrChange>
        </w:rPr>
        <w:t>出</w:t>
      </w:r>
      <w:r w:rsidRPr="00EE0464">
        <w:rPr>
          <w:rFonts w:ascii="宋体" w:eastAsia="宋体" w:hAnsi="宋体" w:hint="eastAsia"/>
          <w:sz w:val="30"/>
          <w:szCs w:val="30"/>
        </w:rPr>
        <w:t>不（否），得妾以其子，无咎。”</w:t>
      </w:r>
    </w:p>
    <w:p w14:paraId="4393DE39" w14:textId="77777777" w:rsidR="00EE0464" w:rsidRDefault="004A2407" w:rsidP="004A2407">
      <w:pPr>
        <w:rPr>
          <w:ins w:id="1" w:author="Guangyu Zhu" w:date="2025-11-11T16:02:00Z" w16du:dateUtc="2025-11-11T16:02:00Z"/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《阜易·否》：“□□吉，大人不（否）。”</w:t>
      </w:r>
    </w:p>
    <w:p w14:paraId="644B80AE" w14:textId="6E01512B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《晏子一○》：“順則進，不（否）則退，不與君行邪，此忠臣之行也。”</w:t>
      </w:r>
    </w:p>
    <w:p w14:paraId="3F948EEB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2" w:author="Guangyu Zhu" w:date="2025-12-21T20:10:00Z" w16du:dateUtc="2025-12-21T12:1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3" w:author="Guangyu Zhu" w:date="2025-12-21T20:10:00Z" w16du:dateUtc="2025-12-21T12:10:00Z">
            <w:rPr>
              <w:rFonts w:ascii="宋体" w:eastAsia="宋体" w:hAnsi="宋体" w:hint="eastAsia"/>
              <w:sz w:val="30"/>
              <w:szCs w:val="30"/>
            </w:rPr>
          </w:rPrChange>
        </w:rPr>
        <w:t>不與朋</w:t>
      </w:r>
    </w:p>
    <w:p w14:paraId="413BA2F1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《周易·蹇》：“九五：大訐（蹇）不（朋）棶（來）。”</w:t>
      </w:r>
    </w:p>
    <w:p w14:paraId="27E6BBAA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4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5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t>不與背</w:t>
      </w:r>
    </w:p>
    <w:p w14:paraId="59BA2081" w14:textId="0253AD38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《卜書》：“</w:t>
      </w:r>
      <w:ins w:id="6" w:author="Guangyu Zhu" w:date="2025-11-11T16:03:00Z" w16du:dateUtc="2025-11-11T16:03:00Z">
        <w:r w:rsidR="00EE0464" w:rsidRPr="00EE0464">
          <w:rPr>
            <w:rFonts w:ascii="SimSun-ExtB" w:eastAsia="SimSun-ExtB" w:hAnsi="SimSun-ExtB" w:cs="SimSun-ExtB" w:hint="eastAsia"/>
            <w:sz w:val="30"/>
            <w:szCs w:val="30"/>
          </w:rPr>
          <w:t>𠧞</w:t>
        </w:r>
      </w:ins>
      <w:r w:rsidRPr="00EE0464">
        <w:rPr>
          <w:rFonts w:ascii="宋体" w:eastAsia="宋体" w:hAnsi="宋体" w:hint="eastAsia"/>
          <w:sz w:val="30"/>
          <w:szCs w:val="30"/>
        </w:rPr>
        <w:t>（兆）女（如）卬（仰）首出止（趾），而屯（沌）不（背）困（混）</w:t>
      </w:r>
      <w:ins w:id="7" w:author="Guangyu Zhu" w:date="2025-11-11T16:06:00Z" w16du:dateUtc="2025-11-11T16:06:00Z">
        <w:r w:rsidR="00EE0464" w:rsidRPr="00EE0464">
          <w:rPr>
            <w:rFonts w:ascii="SimSun-ExtB" w:eastAsia="SimSun-ExtB" w:hAnsi="SimSun-ExtB" w:cs="SimSun-ExtB" w:hint="eastAsia"/>
            <w:sz w:val="30"/>
            <w:szCs w:val="30"/>
          </w:rPr>
          <w:t>𬪚</w:t>
        </w:r>
      </w:ins>
      <w:r w:rsidRPr="00EE0464">
        <w:rPr>
          <w:rFonts w:ascii="宋体" w:eastAsia="宋体" w:hAnsi="宋体" w:hint="eastAsia"/>
          <w:sz w:val="30"/>
          <w:szCs w:val="30"/>
        </w:rPr>
        <w:t>（膺），是胃（謂）犻（蔽）卜。”按，“不（背）”字從程少軒《小議上博九&lt;卜書&gt;的“三族”和“三末”》（復旦大學出土文獻與古文字研究中心網，2013年1月16日）引鄧少平説讀。</w:t>
      </w:r>
    </w:p>
    <w:p w14:paraId="547DD419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8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9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t>伓與否</w:t>
      </w:r>
    </w:p>
    <w:p w14:paraId="7A3E97BF" w14:textId="1C2AAE0A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《窮達》：“善伓（否），</w:t>
      </w:r>
      <w:ins w:id="10" w:author="Guangyu Zhu" w:date="2025-11-11T16:08:00Z" w16du:dateUtc="2025-11-11T16:08:00Z">
        <w:r w:rsidR="00EE0464" w:rsidRPr="00EE0464">
          <w:rPr>
            <w:rFonts w:ascii="SimSun-ExtB" w:eastAsia="SimSun-ExtB" w:hAnsi="SimSun-ExtB" w:cs="SimSun-ExtB" w:hint="eastAsia"/>
            <w:sz w:val="30"/>
            <w:szCs w:val="30"/>
          </w:rPr>
          <w:t>𠮯</w:t>
        </w:r>
      </w:ins>
      <w:del w:id="11" w:author="Guangyu Zhu" w:date="2025-11-11T16:08:00Z" w16du:dateUtc="2025-11-11T16:08:00Z">
        <w:r w:rsidRPr="00EE0464" w:rsidDel="00EE0464">
          <w:rPr>
            <w:rFonts w:ascii="宋体" w:eastAsia="宋体" w:hAnsi="宋体" w:hint="eastAsia"/>
            <w:sz w:val="30"/>
            <w:szCs w:val="30"/>
          </w:rPr>
          <w:delText>忌</w:delText>
        </w:r>
      </w:del>
      <w:r w:rsidRPr="00EE0464">
        <w:rPr>
          <w:rFonts w:ascii="宋体" w:eastAsia="宋体" w:hAnsi="宋体" w:hint="eastAsia"/>
          <w:sz w:val="30"/>
          <w:szCs w:val="30"/>
        </w:rPr>
        <w:t>（己）也。”按，“伓（否）”字從顏世鉉《郭店楚簡散論（二）》（《江漢考古》2000年1期）讀。《阜易·否》：“先伓（否），後喜。”《妄稽》：“伓（否），何極之有？”</w:t>
      </w:r>
    </w:p>
    <w:p w14:paraId="4E508454" w14:textId="4EED6B09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《妄稽》：“伓（否），小妾不</w:t>
      </w:r>
      <w:ins w:id="12" w:author="Guangyu Zhu" w:date="2025-12-20T17:39:00Z" w16du:dateUtc="2025-12-20T09:39:00Z">
        <w:r w:rsidR="006A386A" w:rsidRPr="006A386A">
          <w:rPr>
            <w:rFonts w:ascii="宋体" w:eastAsia="宋体" w:hAnsi="宋体" w:hint="eastAsia"/>
            <w:sz w:val="30"/>
            <w:szCs w:val="30"/>
          </w:rPr>
          <w:t>⿲彳</w:t>
        </w:r>
        <w:r w:rsidR="006A386A" w:rsidRPr="006A386A">
          <w:rPr>
            <w:rFonts w:ascii="SimSun-ExtG" w:eastAsia="SimSun-ExtG" w:hAnsi="SimSun-ExtG" w:cs="SimSun-ExtG" w:hint="eastAsia"/>
            <w:sz w:val="30"/>
            <w:szCs w:val="30"/>
          </w:rPr>
          <w:t>𮱨</w:t>
        </w:r>
        <w:r w:rsidR="006A386A" w:rsidRPr="006A386A">
          <w:rPr>
            <w:rFonts w:ascii="宋体" w:eastAsia="宋体" w:hAnsi="宋体" w:hint="eastAsia"/>
            <w:sz w:val="30"/>
            <w:szCs w:val="30"/>
          </w:rPr>
          <w:t>攵</w:t>
        </w:r>
      </w:ins>
      <w:del w:id="13" w:author="Guangyu Zhu" w:date="2025-11-11T16:10:00Z" w16du:dateUtc="2025-11-11T16:10:00Z">
        <w:r w:rsidRPr="00EE0464" w:rsidDel="00182BCD">
          <w:rPr>
            <w:rFonts w:ascii="宋体" w:eastAsia="宋体" w:hAnsi="宋体" w:hint="eastAsia"/>
            <w:sz w:val="30"/>
            <w:szCs w:val="30"/>
          </w:rPr>
          <w:delText>微</w:delText>
        </w:r>
      </w:del>
      <w:r w:rsidRPr="00EE0464">
        <w:rPr>
          <w:rFonts w:ascii="宋体" w:eastAsia="宋体" w:hAnsi="宋体" w:hint="eastAsia"/>
          <w:sz w:val="30"/>
          <w:szCs w:val="30"/>
        </w:rPr>
        <w:t>（媺），陵且（祖）</w:t>
      </w:r>
      <w:ins w:id="14" w:author="Guangyu Zhu" w:date="2025-12-20T17:39:00Z" w16du:dateUtc="2025-12-20T09:39:00Z">
        <w:r w:rsidR="00493C64" w:rsidRPr="00493C64">
          <w:rPr>
            <w:rFonts w:ascii="宋体" w:eastAsia="宋体" w:hAnsi="宋体" w:hint="eastAsia"/>
            <w:sz w:val="30"/>
            <w:szCs w:val="30"/>
          </w:rPr>
          <w:t>⿲彳</w:t>
        </w:r>
        <w:r w:rsidR="00493C64" w:rsidRPr="00493C64">
          <w:rPr>
            <w:rFonts w:ascii="SimSun-ExtG" w:eastAsia="SimSun-ExtG" w:hAnsi="SimSun-ExtG" w:cs="SimSun-ExtG" w:hint="eastAsia"/>
            <w:sz w:val="30"/>
            <w:szCs w:val="30"/>
          </w:rPr>
          <w:t>𮱨</w:t>
        </w:r>
        <w:r w:rsidR="00493C64" w:rsidRPr="00493C64">
          <w:rPr>
            <w:rFonts w:ascii="宋体" w:eastAsia="宋体" w:hAnsi="宋体" w:hint="eastAsia"/>
            <w:sz w:val="30"/>
            <w:szCs w:val="30"/>
          </w:rPr>
          <w:t>攵</w:t>
        </w:r>
      </w:ins>
      <w:del w:id="15" w:author="Guangyu Zhu" w:date="2025-11-11T16:10:00Z" w16du:dateUtc="2025-11-11T16:10:00Z">
        <w:r w:rsidRPr="00EE0464" w:rsidDel="00182BCD">
          <w:rPr>
            <w:rFonts w:ascii="宋体" w:eastAsia="宋体" w:hAnsi="宋体" w:hint="eastAsia"/>
            <w:sz w:val="30"/>
            <w:szCs w:val="30"/>
          </w:rPr>
          <w:delText>微</w:delText>
        </w:r>
      </w:del>
      <w:r w:rsidRPr="00EE0464">
        <w:rPr>
          <w:rFonts w:ascii="宋体" w:eastAsia="宋体" w:hAnsi="宋体" w:hint="eastAsia"/>
          <w:sz w:val="30"/>
          <w:szCs w:val="30"/>
        </w:rPr>
        <w:t>（微）父，猷有與賁（憤）。”</w:t>
      </w:r>
    </w:p>
    <w:p w14:paraId="01F173CB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16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17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t>伓與伾</w:t>
      </w:r>
    </w:p>
    <w:p w14:paraId="26F3EE17" w14:textId="5E5D49C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《妄稽》：“笞擊伓（伾）伓（伾），誶（捽）</w:t>
      </w:r>
      <w:ins w:id="18" w:author="Guangyu Zhu" w:date="2025-11-11T16:11:00Z" w16du:dateUtc="2025-11-11T16:11:00Z">
        <w:r w:rsidR="00182BCD" w:rsidRPr="00182BCD">
          <w:rPr>
            <w:rFonts w:ascii="SimSun-ExtB" w:eastAsia="SimSun-ExtB" w:hAnsi="SimSun-ExtB" w:cs="SimSun-ExtB" w:hint="eastAsia"/>
            <w:sz w:val="30"/>
            <w:szCs w:val="30"/>
          </w:rPr>
          <w:t>𢬮</w:t>
        </w:r>
      </w:ins>
      <w:r w:rsidRPr="00EE0464">
        <w:rPr>
          <w:rFonts w:ascii="宋体" w:eastAsia="宋体" w:hAnsi="宋体" w:hint="eastAsia"/>
          <w:sz w:val="30"/>
          <w:szCs w:val="30"/>
        </w:rPr>
        <w:t>（搣）緄（混）緄（混）。”</w:t>
      </w:r>
    </w:p>
    <w:p w14:paraId="7701BCCD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19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20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lastRenderedPageBreak/>
        <w:t>伓與倍</w:t>
      </w:r>
    </w:p>
    <w:p w14:paraId="56134022" w14:textId="396C38B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《老子》甲：“</w:t>
      </w:r>
      <w:ins w:id="21" w:author="Guangyu Zhu" w:date="2025-12-20T17:37:00Z" w16du:dateUtc="2025-12-20T09:37:00Z">
        <w:r w:rsidR="003D3B11" w:rsidRPr="003D3B11">
          <w:rPr>
            <w:rFonts w:ascii="宋体" w:eastAsia="宋体" w:hAnsi="宋体" w:hint="eastAsia"/>
            <w:sz w:val="30"/>
            <w:szCs w:val="30"/>
          </w:rPr>
          <w:t>⿺</w:t>
        </w:r>
        <w:r w:rsidR="003D3B11" w:rsidRPr="003D3B11">
          <w:rPr>
            <w:rFonts w:ascii="SimSun-ExtB" w:eastAsia="SimSun-ExtB" w:hAnsi="SimSun-ExtB" w:cs="SimSun-ExtB" w:hint="eastAsia"/>
            <w:sz w:val="30"/>
            <w:szCs w:val="30"/>
          </w:rPr>
          <w:t>𠃊</w:t>
        </w:r>
        <w:r w:rsidR="003D3B11" w:rsidRPr="003D3B11">
          <w:rPr>
            <w:rFonts w:ascii="宋体" w:eastAsia="宋体" w:hAnsi="宋体" w:hint="eastAsia"/>
            <w:sz w:val="30"/>
            <w:szCs w:val="30"/>
          </w:rPr>
          <w:t>⿻幺一</w:t>
        </w:r>
      </w:ins>
      <w:del w:id="22" w:author="Guangyu Zhu" w:date="2025-11-11T16:13:00Z" w16du:dateUtc="2025-11-11T16:13:00Z">
        <w:r w:rsidRPr="00EE0464" w:rsidDel="00182BCD">
          <w:rPr>
            <w:rFonts w:ascii="宋体" w:eastAsia="宋体" w:hAnsi="宋体" w:hint="eastAsia"/>
            <w:sz w:val="30"/>
            <w:szCs w:val="30"/>
          </w:rPr>
          <w:delText>医</w:delText>
        </w:r>
      </w:del>
      <w:r w:rsidRPr="00EE0464">
        <w:rPr>
          <w:rFonts w:ascii="宋体" w:eastAsia="宋体" w:hAnsi="宋体" w:hint="eastAsia"/>
          <w:sz w:val="30"/>
          <w:szCs w:val="30"/>
        </w:rPr>
        <w:t>（絕）智弃</w:t>
      </w:r>
      <w:ins w:id="23" w:author="Guangyu Zhu" w:date="2025-11-11T16:13:00Z" w16du:dateUtc="2025-11-11T16:13:00Z">
        <w:r w:rsidR="00182BCD" w:rsidRPr="00182BCD">
          <w:rPr>
            <w:rFonts w:ascii="SimSun-ExtG" w:eastAsia="SimSun-ExtG" w:hAnsi="SimSun-ExtG" w:cs="SimSun-ExtG" w:hint="eastAsia"/>
            <w:sz w:val="30"/>
            <w:szCs w:val="30"/>
          </w:rPr>
          <w:t>𰆴</w:t>
        </w:r>
      </w:ins>
      <w:del w:id="24" w:author="Guangyu Zhu" w:date="2025-11-11T16:13:00Z" w16du:dateUtc="2025-11-11T16:13:00Z">
        <w:r w:rsidRPr="00EE0464" w:rsidDel="00182BCD">
          <w:rPr>
            <w:rFonts w:ascii="宋体" w:eastAsia="宋体" w:hAnsi="宋体" w:hint="eastAsia"/>
            <w:sz w:val="30"/>
            <w:szCs w:val="30"/>
          </w:rPr>
          <w:delText>变</w:delText>
        </w:r>
      </w:del>
      <w:r w:rsidRPr="00EE0464">
        <w:rPr>
          <w:rFonts w:ascii="宋体" w:eastAsia="宋体" w:hAnsi="宋体" w:hint="eastAsia"/>
          <w:sz w:val="30"/>
          <w:szCs w:val="30"/>
        </w:rPr>
        <w:t>（辯），民利百伓。”按，今本和帛書乙本伓作倍。《緇衣》：“信以結之，則民不伓（倍）。”《語叢二》“</w:t>
      </w:r>
      <w:ins w:id="25" w:author="Guangyu Zhu" w:date="2025-11-11T16:14:00Z" w16du:dateUtc="2025-11-11T16:14:00Z">
        <w:r w:rsidR="00182BCD" w:rsidRPr="00182BCD">
          <w:rPr>
            <w:rFonts w:ascii="SimSun-ExtB" w:eastAsia="SimSun-ExtB" w:hAnsi="SimSun-ExtB" w:cs="SimSun-ExtB" w:hint="eastAsia"/>
            <w:sz w:val="30"/>
            <w:szCs w:val="30"/>
          </w:rPr>
          <w:t>𫺐</w:t>
        </w:r>
      </w:ins>
      <w:del w:id="26" w:author="Guangyu Zhu" w:date="2025-11-11T16:14:00Z" w16du:dateUtc="2025-11-11T16:14:00Z">
        <w:r w:rsidRPr="00EE0464" w:rsidDel="00182BCD">
          <w:rPr>
            <w:rFonts w:ascii="宋体" w:eastAsia="宋体" w:hAnsi="宋体" w:hint="eastAsia"/>
            <w:sz w:val="30"/>
            <w:szCs w:val="30"/>
          </w:rPr>
          <w:delText>念</w:delText>
        </w:r>
      </w:del>
      <w:r w:rsidRPr="00EE0464">
        <w:rPr>
          <w:rFonts w:ascii="宋体" w:eastAsia="宋体" w:hAnsi="宋体" w:hint="eastAsia"/>
          <w:sz w:val="30"/>
          <w:szCs w:val="30"/>
        </w:rPr>
        <w:t>（貪）生於</w:t>
      </w:r>
      <w:ins w:id="27" w:author="Guangyu Zhu" w:date="2025-12-20T17:40:00Z" w16du:dateUtc="2025-12-20T09:40:00Z">
        <w:r w:rsidR="00690950" w:rsidRPr="00690950">
          <w:rPr>
            <w:rFonts w:ascii="宋体" w:eastAsia="宋体" w:hAnsi="宋体" w:hint="eastAsia"/>
            <w:sz w:val="30"/>
            <w:szCs w:val="30"/>
          </w:rPr>
          <w:t>⿱谷心</w:t>
        </w:r>
      </w:ins>
      <w:r w:rsidRPr="00EE0464">
        <w:rPr>
          <w:rFonts w:ascii="宋体" w:eastAsia="宋体" w:hAnsi="宋体" w:hint="eastAsia"/>
          <w:sz w:val="30"/>
          <w:szCs w:val="30"/>
        </w:rPr>
        <w:t>（欲），伓（倍）生於念（貪），</w:t>
      </w:r>
      <w:ins w:id="28" w:author="Guangyu Zhu" w:date="2025-12-20T17:41:00Z" w16du:dateUtc="2025-12-20T09:41:00Z">
        <w:r w:rsidR="00690950" w:rsidRPr="00690950">
          <w:rPr>
            <w:rFonts w:ascii="宋体" w:eastAsia="宋体" w:hAnsi="宋体" w:hint="eastAsia"/>
            <w:sz w:val="30"/>
            <w:szCs w:val="30"/>
          </w:rPr>
          <w:t>⿰豕⿱</w:t>
        </w:r>
        <w:r w:rsidR="00690950" w:rsidRPr="00690950">
          <w:rPr>
            <w:rFonts w:ascii="SimSun-ExtG" w:eastAsia="SimSun-ExtG" w:hAnsi="SimSun-ExtG" w:cs="SimSun-ExtG" w:hint="eastAsia"/>
            <w:sz w:val="30"/>
            <w:szCs w:val="30"/>
          </w:rPr>
          <w:t>𱼀</w:t>
        </w:r>
        <w:r w:rsidR="00690950" w:rsidRPr="00690950">
          <w:rPr>
            <w:rFonts w:ascii="宋体" w:eastAsia="宋体" w:hAnsi="宋体" w:hint="eastAsia"/>
            <w:sz w:val="30"/>
            <w:szCs w:val="30"/>
          </w:rPr>
          <w:t>于</w:t>
        </w:r>
      </w:ins>
      <w:r w:rsidRPr="00EE0464">
        <w:rPr>
          <w:rFonts w:ascii="宋体" w:eastAsia="宋体" w:hAnsi="宋体" w:hint="eastAsia"/>
          <w:sz w:val="30"/>
          <w:szCs w:val="30"/>
        </w:rPr>
        <w:t>生於伓（倍）。”按，“伓（倍）”字從劉釗師《郭店楚簡&lt;語叢二&gt;箋釋》（《古墓新知——紀念郭店楚簡出土十周年論文專輯》國際炎黃文化出版社，2003年)讀。</w:t>
      </w:r>
    </w:p>
    <w:p w14:paraId="3B903C9B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《四度》：“伓（倍）約則宭（窘），達（汰）刑則傷。”</w:t>
      </w:r>
    </w:p>
    <w:p w14:paraId="2771E180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《四度》：“伓（倍）逆合當，爲若又（有）事，雖无成功，亦无天央（殃）。”</w:t>
      </w:r>
    </w:p>
    <w:p w14:paraId="6B081102" w14:textId="77777777" w:rsidR="001C7D2D" w:rsidRDefault="004A2407" w:rsidP="004A2407">
      <w:pPr>
        <w:rPr>
          <w:ins w:id="29" w:author="Guangyu Zhu" w:date="2025-11-11T16:17:00Z" w16du:dateUtc="2025-11-11T16:17:00Z"/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《論約》：“伓（倍）天之道，國乃无主。”</w:t>
      </w:r>
    </w:p>
    <w:p w14:paraId="56E4A126" w14:textId="4BFE04B9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《五正》：“反義伓（倍）宗，其法死亡以竆。”</w:t>
      </w:r>
    </w:p>
    <w:p w14:paraId="1C070ABF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《妄稽》：“將伓（倍）去之，有（又）踵躗之。”</w:t>
      </w:r>
    </w:p>
    <w:p w14:paraId="5533EFFE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30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31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t>伓與培</w:t>
      </w:r>
    </w:p>
    <w:p w14:paraId="448ABC5D" w14:textId="196BAE33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《北大老子》：“物或行或隨，或熱（嘘）或炊（吹），或強或</w:t>
      </w:r>
      <w:del w:id="32" w:author="Guangyu Zhu" w:date="2025-11-11T16:19:00Z" w16du:dateUtc="2025-11-11T16:19:00Z">
        <w:r w:rsidRPr="00EE0464" w:rsidDel="003A0DFC">
          <w:rPr>
            <w:rFonts w:ascii="宋体" w:eastAsia="宋体" w:hAnsi="宋体" w:hint="eastAsia"/>
            <w:sz w:val="30"/>
            <w:szCs w:val="30"/>
          </w:rPr>
          <w:delText>挫</w:delText>
        </w:r>
      </w:del>
      <w:ins w:id="33" w:author="Guangyu Zhu" w:date="2025-11-11T16:19:00Z" w16du:dateUtc="2025-11-11T16:19:00Z">
        <w:r w:rsidR="003A0DFC">
          <w:rPr>
            <w:rFonts w:ascii="宋体" w:eastAsia="宋体" w:hAnsi="宋体" w:hint="eastAsia"/>
            <w:sz w:val="30"/>
            <w:szCs w:val="30"/>
          </w:rPr>
          <w:t>㭫</w:t>
        </w:r>
      </w:ins>
      <w:r w:rsidRPr="00EE0464">
        <w:rPr>
          <w:rFonts w:ascii="宋体" w:eastAsia="宋体" w:hAnsi="宋体" w:hint="eastAsia"/>
          <w:sz w:val="30"/>
          <w:szCs w:val="30"/>
        </w:rPr>
        <w:t>（挫），或伓（培）或隋（墮）。”</w:t>
      </w:r>
    </w:p>
    <w:p w14:paraId="19691481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34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35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t>伓與陪</w:t>
      </w:r>
    </w:p>
    <w:p w14:paraId="6F444EBC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《少牢》：“主婦不興，遂受，伓（陪）設于東，韭菹在南，葵菹在北。”</w:t>
      </w:r>
    </w:p>
    <w:p w14:paraId="2A8D7324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《有司》：“主婦不興，受，伓（陪）設于南，昌在東方。”</w:t>
      </w:r>
    </w:p>
    <w:p w14:paraId="0F86F4D6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《泰射》：“大師及少師、上工皆降，立于鼓北，群工伓（陪）于後。”</w:t>
      </w:r>
    </w:p>
    <w:p w14:paraId="476B7787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36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37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lastRenderedPageBreak/>
        <w:t>伓與負</w:t>
      </w:r>
    </w:p>
    <w:p w14:paraId="00D56252" w14:textId="19622662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《老子》甲：“</w:t>
      </w:r>
      <w:ins w:id="38" w:author="Guangyu Zhu" w:date="2025-12-20T17:40:00Z" w16du:dateUtc="2025-12-20T09:40:00Z">
        <w:r w:rsidR="00690950" w:rsidRPr="003D3B11">
          <w:rPr>
            <w:rFonts w:ascii="宋体" w:eastAsia="宋体" w:hAnsi="宋体" w:hint="eastAsia"/>
            <w:sz w:val="30"/>
            <w:szCs w:val="30"/>
          </w:rPr>
          <w:t>⿺</w:t>
        </w:r>
        <w:r w:rsidR="00690950" w:rsidRPr="003D3B11">
          <w:rPr>
            <w:rFonts w:ascii="SimSun-ExtB" w:eastAsia="SimSun-ExtB" w:hAnsi="SimSun-ExtB" w:cs="SimSun-ExtB" w:hint="eastAsia"/>
            <w:sz w:val="30"/>
            <w:szCs w:val="30"/>
          </w:rPr>
          <w:t>𠃊</w:t>
        </w:r>
        <w:r w:rsidR="00690950" w:rsidRPr="003D3B11">
          <w:rPr>
            <w:rFonts w:ascii="宋体" w:eastAsia="宋体" w:hAnsi="宋体" w:hint="eastAsia"/>
            <w:sz w:val="30"/>
            <w:szCs w:val="30"/>
          </w:rPr>
          <w:t>⿻幺一</w:t>
        </w:r>
      </w:ins>
      <w:r w:rsidRPr="00EE0464">
        <w:rPr>
          <w:rFonts w:ascii="宋体" w:eastAsia="宋体" w:hAnsi="宋体" w:hint="eastAsia"/>
          <w:sz w:val="30"/>
          <w:szCs w:val="30"/>
        </w:rPr>
        <w:t>（絕）智弃变（辯），民利百伓。”按，帛書甲本伓作負。</w:t>
      </w:r>
    </w:p>
    <w:p w14:paraId="152982F6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39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40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t>伓與伏</w:t>
      </w:r>
    </w:p>
    <w:p w14:paraId="7491E06C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《妄稽》：“勇士五（圄）伓（伏），巧能近御。”按，“伓（伏）”字從張傳官《北大漢簡&lt;妄稽&gt;拼綴、編聯瑣記》（復旦大學出土文獻與古文字研究中心網，2016年7月13日）引陳劍説讀。下同。</w:t>
      </w:r>
    </w:p>
    <w:p w14:paraId="1B5B7866" w14:textId="77777777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《妄稽》：“若（諾），吾察其請（情）必得。一小婦人，亦甚易&lt;易&gt;伓（伏）。”</w:t>
      </w:r>
    </w:p>
    <w:p w14:paraId="1F26A52B" w14:textId="77777777" w:rsidR="004A2407" w:rsidRPr="00143E81" w:rsidRDefault="004A2407" w:rsidP="004A2407">
      <w:pPr>
        <w:rPr>
          <w:rFonts w:ascii="宋体" w:eastAsia="宋体" w:hAnsi="宋体" w:hint="eastAsia"/>
          <w:b/>
          <w:bCs/>
          <w:sz w:val="30"/>
          <w:szCs w:val="30"/>
          <w:rPrChange w:id="41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43E81">
        <w:rPr>
          <w:rFonts w:ascii="宋体" w:eastAsia="宋体" w:hAnsi="宋体" w:hint="eastAsia"/>
          <w:b/>
          <w:bCs/>
          <w:sz w:val="30"/>
          <w:szCs w:val="30"/>
          <w:rPrChange w:id="42" w:author="Guangyu Zhu" w:date="2025-12-21T20:11:00Z" w16du:dateUtc="2025-12-21T12:11:00Z">
            <w:rPr>
              <w:rFonts w:ascii="宋体" w:eastAsia="宋体" w:hAnsi="宋体" w:hint="eastAsia"/>
              <w:sz w:val="30"/>
              <w:szCs w:val="30"/>
            </w:rPr>
          </w:rPrChange>
        </w:rPr>
        <w:t>伓與北</w:t>
      </w:r>
    </w:p>
    <w:p w14:paraId="7859C1FA" w14:textId="2BB4142E" w:rsidR="004A2407" w:rsidRPr="00EE0464" w:rsidRDefault="004A2407" w:rsidP="004A2407">
      <w:pPr>
        <w:rPr>
          <w:rFonts w:ascii="宋体" w:eastAsia="宋体" w:hAnsi="宋体" w:hint="eastAsia"/>
          <w:sz w:val="30"/>
          <w:szCs w:val="30"/>
        </w:rPr>
      </w:pPr>
      <w:r w:rsidRPr="00EE0464">
        <w:rPr>
          <w:rFonts w:ascii="宋体" w:eastAsia="宋体" w:hAnsi="宋体" w:hint="eastAsia"/>
          <w:sz w:val="30"/>
          <w:szCs w:val="30"/>
        </w:rPr>
        <w:t>《周易·艮》：“艮：其伓（背），不雘（獲）其身，行其廷（庭），不</w:t>
      </w:r>
      <w:ins w:id="43" w:author="Guangyu Zhu" w:date="2025-11-11T16:55:00Z" w16du:dateUtc="2025-11-11T16:55:00Z">
        <w:r w:rsidR="00106743" w:rsidRPr="00106743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44" w:author="Guangyu Zhu" w:date="2025-11-11T16:55:00Z" w16du:dateUtc="2025-11-11T16:55:00Z">
        <w:r w:rsidRPr="00EE0464" w:rsidDel="00106743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EE0464">
        <w:rPr>
          <w:rFonts w:ascii="宋体" w:eastAsia="宋体" w:hAnsi="宋体" w:hint="eastAsia"/>
          <w:sz w:val="30"/>
          <w:szCs w:val="30"/>
        </w:rPr>
        <w:t>。”按，帛書本伓（背）作北。</w:t>
      </w:r>
    </w:p>
    <w:sectPr w:rsidR="004A2407" w:rsidRPr="00EE04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65623" w14:textId="77777777" w:rsidR="001D60C9" w:rsidRDefault="001D60C9" w:rsidP="00EE0464">
      <w:pPr>
        <w:rPr>
          <w:rFonts w:hint="eastAsia"/>
        </w:rPr>
      </w:pPr>
      <w:r>
        <w:separator/>
      </w:r>
    </w:p>
  </w:endnote>
  <w:endnote w:type="continuationSeparator" w:id="0">
    <w:p w14:paraId="172BA938" w14:textId="77777777" w:rsidR="001D60C9" w:rsidRDefault="001D60C9" w:rsidP="00EE04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FDDBA" w14:textId="77777777" w:rsidR="001D60C9" w:rsidRDefault="001D60C9" w:rsidP="00EE0464">
      <w:pPr>
        <w:rPr>
          <w:rFonts w:hint="eastAsia"/>
        </w:rPr>
      </w:pPr>
      <w:r>
        <w:separator/>
      </w:r>
    </w:p>
  </w:footnote>
  <w:footnote w:type="continuationSeparator" w:id="0">
    <w:p w14:paraId="470743AE" w14:textId="77777777" w:rsidR="001D60C9" w:rsidRDefault="001D60C9" w:rsidP="00EE0464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9D"/>
    <w:rsid w:val="00015876"/>
    <w:rsid w:val="00027456"/>
    <w:rsid w:val="00062C33"/>
    <w:rsid w:val="00106743"/>
    <w:rsid w:val="00143E81"/>
    <w:rsid w:val="00182BCD"/>
    <w:rsid w:val="001C7D2D"/>
    <w:rsid w:val="001D60C9"/>
    <w:rsid w:val="00345784"/>
    <w:rsid w:val="003A0DFC"/>
    <w:rsid w:val="003C5F19"/>
    <w:rsid w:val="003D3B11"/>
    <w:rsid w:val="00493C64"/>
    <w:rsid w:val="004A2407"/>
    <w:rsid w:val="00690950"/>
    <w:rsid w:val="006A386A"/>
    <w:rsid w:val="006E7317"/>
    <w:rsid w:val="008076C4"/>
    <w:rsid w:val="00883C32"/>
    <w:rsid w:val="00A40C64"/>
    <w:rsid w:val="00B8289D"/>
    <w:rsid w:val="00BC267D"/>
    <w:rsid w:val="00CC2552"/>
    <w:rsid w:val="00E72AA6"/>
    <w:rsid w:val="00EE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7A060"/>
  <w15:chartTrackingRefBased/>
  <w15:docId w15:val="{DCEE44A1-D52B-4474-A430-E6F1FAD1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28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8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8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8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8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8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8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8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2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8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8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8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8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8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8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8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8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04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04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0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0464"/>
    <w:rPr>
      <w:sz w:val="18"/>
      <w:szCs w:val="18"/>
    </w:rPr>
  </w:style>
  <w:style w:type="paragraph" w:styleId="af2">
    <w:name w:val="Revision"/>
    <w:hidden/>
    <w:uiPriority w:val="99"/>
    <w:semiHidden/>
    <w:rsid w:val="00EE0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17</cp:revision>
  <dcterms:created xsi:type="dcterms:W3CDTF">2025-10-27T21:27:00Z</dcterms:created>
  <dcterms:modified xsi:type="dcterms:W3CDTF">2025-12-21T12:11:00Z</dcterms:modified>
</cp:coreProperties>
</file>