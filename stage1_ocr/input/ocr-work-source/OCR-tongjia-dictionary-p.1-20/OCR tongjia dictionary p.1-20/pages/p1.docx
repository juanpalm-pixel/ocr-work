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7378" w14:textId="77777777" w:rsidR="00605308" w:rsidRPr="00350D47" w:rsidRDefault="00605308" w:rsidP="00605308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350D47">
        <w:rPr>
          <w:rFonts w:ascii="宋体" w:eastAsia="宋体" w:hAnsi="宋体" w:hint="eastAsia"/>
          <w:b/>
          <w:bCs/>
          <w:sz w:val="30"/>
          <w:szCs w:val="30"/>
          <w:rPrChange w:id="1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  <w:t>不字聲系</w:t>
      </w:r>
    </w:p>
    <w:p w14:paraId="0E9C70E7" w14:textId="77777777" w:rsidR="00605308" w:rsidRPr="00350D47" w:rsidRDefault="00605308" w:rsidP="00605308">
      <w:pPr>
        <w:rPr>
          <w:rFonts w:ascii="宋体" w:eastAsia="宋体" w:hAnsi="宋体" w:hint="eastAsia"/>
          <w:b/>
          <w:bCs/>
          <w:sz w:val="30"/>
          <w:szCs w:val="30"/>
          <w:rPrChange w:id="2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350D47">
        <w:rPr>
          <w:rFonts w:ascii="宋体" w:eastAsia="宋体" w:hAnsi="宋体" w:hint="eastAsia"/>
          <w:b/>
          <w:bCs/>
          <w:sz w:val="30"/>
          <w:szCs w:val="30"/>
          <w:rPrChange w:id="3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  <w:t>不與丕</w:t>
      </w:r>
    </w:p>
    <w:p w14:paraId="22A40B24" w14:textId="635C2530" w:rsidR="00605308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《成之》：“《君奭》曰：‘唯髟（冒）不（丕）單爯（稱）惪（德）。’害（蓋）言疾也。”按，今本《尚書·君奭》不作丕。《詩論》：“乍&lt;亡&gt;競隹（維）人，不（丕）</w:t>
      </w:r>
      <w:bookmarkStart w:id="4" w:name="_Hlk212489717"/>
      <w:ins w:id="5" w:author="Guangyu Zhu" w:date="2025-10-27T20:05:00Z" w16du:dateUtc="2025-10-27T20:05:00Z">
        <w:r w:rsidR="00856053" w:rsidRPr="00735393">
          <w:rPr>
            <w:rFonts w:ascii="SimSun-ExtB" w:eastAsia="SimSun-ExtB" w:hAnsi="SimSun-ExtB" w:cs="SimSun-ExtB" w:hint="eastAsia"/>
            <w:sz w:val="30"/>
            <w:szCs w:val="30"/>
            <w:highlight w:val="yellow"/>
          </w:rPr>
          <w:t>𣊡</w:t>
        </w:r>
      </w:ins>
      <w:bookmarkEnd w:id="4"/>
      <w:r w:rsidRPr="000416CA">
        <w:rPr>
          <w:rFonts w:ascii="宋体" w:eastAsia="宋体" w:hAnsi="宋体" w:hint="eastAsia"/>
          <w:sz w:val="30"/>
          <w:szCs w:val="30"/>
        </w:rPr>
        <w:t>（顯）隹（維）惪（德）。”</w:t>
      </w:r>
    </w:p>
    <w:p w14:paraId="0A4C178F" w14:textId="77777777" w:rsidR="00605308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《保訓》：“其有所卣（由）矣，不（丕）訓！”按，“不（丕）”字從白於藍、段凱《清華簡&lt;保訓&gt;篇竹簡編連問題芻議》（《古文字研究》第三十輯，中華書局，2014年)讀。</w:t>
      </w:r>
    </w:p>
    <w:p w14:paraId="5D26734E" w14:textId="49EB8CB8" w:rsidR="00A20D3E" w:rsidRPr="000416CA" w:rsidRDefault="00605308" w:rsidP="00605308">
      <w:pPr>
        <w:rPr>
          <w:ins w:id="6" w:author="Guangyu Zhu" w:date="2025-10-27T20:20:00Z" w16du:dateUtc="2025-10-27T20:20:00Z"/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《耆夜》：“不（丕）</w:t>
      </w:r>
      <w:ins w:id="7" w:author="Guangyu Zhu" w:date="2025-10-27T20:06:00Z" w16du:dateUtc="2025-10-27T20:06:00Z">
        <w:r w:rsidR="00856053" w:rsidRPr="00735393">
          <w:rPr>
            <w:rFonts w:ascii="SimSun-ExtB" w:eastAsia="SimSun-ExtB" w:hAnsi="SimSun-ExtB" w:cs="SimSun-ExtB" w:hint="eastAsia"/>
            <w:sz w:val="30"/>
            <w:szCs w:val="30"/>
            <w:highlight w:val="yellow"/>
          </w:rPr>
          <w:t>𣊡</w:t>
        </w:r>
      </w:ins>
      <w:del w:id="8" w:author="Guangyu Zhu" w:date="2025-10-27T20:06:00Z" w16du:dateUtc="2025-10-27T20:06:00Z">
        <w:r w:rsidRPr="00735393" w:rsidDel="00856053">
          <w:rPr>
            <w:rFonts w:ascii="宋体" w:eastAsia="宋体" w:hAnsi="宋体" w:hint="eastAsia"/>
            <w:sz w:val="30"/>
            <w:szCs w:val="30"/>
            <w:highlight w:val="yellow"/>
          </w:rPr>
          <w:delText>㬎</w:delText>
        </w:r>
      </w:del>
      <w:r w:rsidRPr="000416CA">
        <w:rPr>
          <w:rFonts w:ascii="宋体" w:eastAsia="宋体" w:hAnsi="宋体" w:hint="eastAsia"/>
          <w:sz w:val="30"/>
          <w:szCs w:val="30"/>
        </w:rPr>
        <w:t>（顯）</w:t>
      </w:r>
      <w:ins w:id="9" w:author="Guangyu Zhu" w:date="2025-10-27T20:08:00Z" w16du:dateUtc="2025-10-27T20:08:00Z">
        <w:r w:rsidR="00856053" w:rsidRPr="000416CA">
          <w:rPr>
            <w:rFonts w:ascii="宋体" w:eastAsia="宋体" w:hAnsi="宋体" w:hint="eastAsia"/>
            <w:sz w:val="30"/>
            <w:szCs w:val="30"/>
          </w:rPr>
          <w:t>逨</w:t>
        </w:r>
      </w:ins>
      <w:del w:id="10" w:author="Guangyu Zhu" w:date="2025-10-27T20:08:00Z" w16du:dateUtc="2025-10-27T20:08:00Z">
        <w:r w:rsidRPr="000416CA" w:rsidDel="00856053">
          <w:rPr>
            <w:rFonts w:ascii="宋体" w:eastAsia="宋体" w:hAnsi="宋体" w:hint="eastAsia"/>
            <w:sz w:val="30"/>
            <w:szCs w:val="30"/>
          </w:rPr>
          <w:delText>速</w:delText>
        </w:r>
      </w:del>
      <w:r w:rsidRPr="000416CA">
        <w:rPr>
          <w:rFonts w:ascii="宋体" w:eastAsia="宋体" w:hAnsi="宋体" w:hint="eastAsia"/>
          <w:sz w:val="30"/>
          <w:szCs w:val="30"/>
        </w:rPr>
        <w:t>（來）各（格），</w:t>
      </w:r>
      <w:ins w:id="11" w:author="Guangyu Zhu" w:date="2025-12-20T17:17:00Z" w16du:dateUtc="2025-12-20T09:17:00Z">
        <w:r w:rsidR="000137A9" w:rsidRPr="000137A9">
          <w:rPr>
            <w:rFonts w:ascii="宋体" w:eastAsia="宋体" w:hAnsi="宋体" w:hint="eastAsia"/>
            <w:sz w:val="30"/>
            <w:szCs w:val="30"/>
          </w:rPr>
          <w:t>⿱金心</w:t>
        </w:r>
      </w:ins>
      <w:del w:id="12" w:author="Guangyu Zhu" w:date="2025-10-27T20:09:00Z" w16du:dateUtc="2025-10-27T20:09:00Z">
        <w:r w:rsidRPr="000416CA" w:rsidDel="00856053">
          <w:rPr>
            <w:rFonts w:ascii="宋体" w:eastAsia="宋体" w:hAnsi="宋体" w:hint="eastAsia"/>
            <w:sz w:val="30"/>
            <w:szCs w:val="30"/>
          </w:rPr>
          <w:delText>愈</w:delText>
        </w:r>
      </w:del>
      <w:r w:rsidRPr="000416CA">
        <w:rPr>
          <w:rFonts w:ascii="宋体" w:eastAsia="宋体" w:hAnsi="宋体" w:hint="eastAsia"/>
          <w:sz w:val="30"/>
          <w:szCs w:val="30"/>
        </w:rPr>
        <w:t>（歆）氒</w:t>
      </w:r>
      <w:ins w:id="13" w:author="Guangyu Zhu" w:date="2025-10-27T20:09:00Z" w16du:dateUtc="2025-10-27T20:09:00Z">
        <w:r w:rsidR="00856053" w:rsidRPr="000416CA">
          <w:rPr>
            <w:rFonts w:ascii="SimSun-ExtB" w:eastAsia="SimSun-ExtB" w:hAnsi="SimSun-ExtB" w:cs="SimSun-ExtB" w:hint="eastAsia"/>
            <w:sz w:val="30"/>
            <w:szCs w:val="30"/>
          </w:rPr>
          <w:t>𬪭</w:t>
        </w:r>
      </w:ins>
      <w:del w:id="14" w:author="Guangyu Zhu" w:date="2025-10-27T20:09:00Z" w16du:dateUtc="2025-10-27T20:09:00Z">
        <w:r w:rsidRPr="000416CA" w:rsidDel="00856053">
          <w:rPr>
            <w:rFonts w:ascii="宋体" w:eastAsia="宋体" w:hAnsi="宋体" w:hint="eastAsia"/>
            <w:sz w:val="30"/>
            <w:szCs w:val="30"/>
          </w:rPr>
          <w:delText>醺</w:delText>
        </w:r>
      </w:del>
      <w:r w:rsidRPr="000416CA">
        <w:rPr>
          <w:rFonts w:ascii="宋体" w:eastAsia="宋体" w:hAnsi="宋体" w:hint="eastAsia"/>
          <w:sz w:val="30"/>
          <w:szCs w:val="30"/>
        </w:rPr>
        <w:t>（禋）明（盟）。”《皇門》：“我</w:t>
      </w:r>
      <w:ins w:id="15" w:author="Guangyu Zhu" w:date="2025-10-27T20:09:00Z" w16du:dateUtc="2025-10-27T20:09:00Z">
        <w:r w:rsidR="00A91D08" w:rsidRPr="000416CA">
          <w:rPr>
            <w:rFonts w:ascii="宋体" w:eastAsia="宋体" w:hAnsi="宋体" w:hint="eastAsia"/>
            <w:sz w:val="30"/>
            <w:szCs w:val="30"/>
          </w:rPr>
          <w:t>䎽</w:t>
        </w:r>
      </w:ins>
      <w:del w:id="16" w:author="Guangyu Zhu" w:date="2025-10-27T20:09:00Z" w16du:dateUtc="2025-10-27T20:09:00Z">
        <w:r w:rsidRPr="000416CA" w:rsidDel="00A91D08">
          <w:rPr>
            <w:rFonts w:ascii="宋体" w:eastAsia="宋体" w:hAnsi="宋体" w:hint="eastAsia"/>
            <w:sz w:val="30"/>
            <w:szCs w:val="30"/>
          </w:rPr>
          <w:delText>婚</w:delText>
        </w:r>
      </w:del>
      <w:r w:rsidRPr="000416CA">
        <w:rPr>
          <w:rFonts w:ascii="宋体" w:eastAsia="宋体" w:hAnsi="宋体" w:hint="eastAsia"/>
          <w:sz w:val="30"/>
          <w:szCs w:val="30"/>
        </w:rPr>
        <w:t>（聞）昔才（在）二又（有）或（國）之折（哲）王，則不（丕）共（恭）于卹（恤）。”按，“不（丕）”字從孫飛燕在復旦大學出土文獻與古文字研究中心研究生讀書會《清華簡</w:t>
      </w:r>
      <w:r w:rsidRPr="000416CA">
        <w:rPr>
          <w:rFonts w:ascii="宋体" w:eastAsia="宋体" w:hAnsi="宋体"/>
          <w:sz w:val="30"/>
          <w:szCs w:val="30"/>
        </w:rPr>
        <w:t>&lt;皇門&gt;研讀札記》（復旦大學出土文獻與古文字研究中心網，2011年1月5日）一文下跟帖讀。</w:t>
      </w:r>
    </w:p>
    <w:p w14:paraId="24307443" w14:textId="0A57961C" w:rsidR="00605308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/>
          <w:sz w:val="30"/>
          <w:szCs w:val="30"/>
        </w:rPr>
        <w:t>《皇門》：“王用能盍（奄）又（有）四</w:t>
      </w:r>
      <w:ins w:id="17" w:author="Guangyu Zhu" w:date="2025-10-27T20:11:00Z" w16du:dateUtc="2025-10-27T20:11:00Z">
        <w:r w:rsidR="00A91D08" w:rsidRPr="000416CA">
          <w:rPr>
            <w:rFonts w:ascii="SimSun-ExtB" w:eastAsia="SimSun-ExtB" w:hAnsi="SimSun-ExtB" w:cs="SimSun-ExtB" w:hint="eastAsia"/>
            <w:sz w:val="30"/>
            <w:szCs w:val="30"/>
          </w:rPr>
          <w:t>𠳵</w:t>
        </w:r>
      </w:ins>
      <w:r w:rsidRPr="000416CA">
        <w:rPr>
          <w:rFonts w:ascii="宋体" w:eastAsia="宋体" w:hAnsi="宋体"/>
          <w:sz w:val="30"/>
          <w:szCs w:val="30"/>
        </w:rPr>
        <w:t>（鄰），遠土不（丕）承，孫</w:t>
      </w:r>
      <w:ins w:id="18" w:author="Guangyu Zhu" w:date="2025-10-27T20:11:00Z" w16du:dateUtc="2025-10-27T20:11:00Z">
        <w:r w:rsidR="00A91D08" w:rsidRPr="00735393">
          <w:rPr>
            <w:rFonts w:ascii="宋体" w:eastAsia="宋体" w:hAnsi="宋体" w:hint="eastAsia"/>
            <w:sz w:val="30"/>
            <w:szCs w:val="30"/>
            <w:vertAlign w:val="subscript"/>
            <w:rPrChange w:id="19" w:author="Guangyu Zhu" w:date="2025-11-11T15:54:00Z" w16du:dateUtc="2025-11-11T15:54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0416CA">
        <w:rPr>
          <w:rFonts w:ascii="宋体" w:eastAsia="宋体" w:hAnsi="宋体"/>
          <w:sz w:val="30"/>
          <w:szCs w:val="30"/>
        </w:rPr>
        <w:t>（子孫）用</w:t>
      </w:r>
      <w:ins w:id="20" w:author="Guangyu Zhu" w:date="2025-10-27T20:11:00Z" w16du:dateUtc="2025-10-27T20:11:00Z">
        <w:r w:rsidR="00A91D08" w:rsidRPr="000416CA">
          <w:rPr>
            <w:rFonts w:ascii="SimSun-ExtB" w:eastAsia="SimSun-ExtB" w:hAnsi="SimSun-ExtB" w:cs="SimSun-ExtB" w:hint="eastAsia"/>
            <w:sz w:val="30"/>
            <w:szCs w:val="30"/>
          </w:rPr>
          <w:t>𥣫</w:t>
        </w:r>
      </w:ins>
      <w:r w:rsidRPr="000416CA">
        <w:rPr>
          <w:rFonts w:ascii="宋体" w:eastAsia="宋体" w:hAnsi="宋体"/>
          <w:sz w:val="30"/>
          <w:szCs w:val="30"/>
        </w:rPr>
        <w:t>（末）被先王之耿光。”</w:t>
      </w:r>
    </w:p>
    <w:p w14:paraId="71E8E15D" w14:textId="22081F7E" w:rsidR="00605308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《祭公》：“公爯（稱）不（丕）</w:t>
      </w:r>
      <w:ins w:id="21" w:author="Guangyu Zhu" w:date="2025-12-20T17:20:00Z" w16du:dateUtc="2025-12-20T09:20:00Z">
        <w:r w:rsidR="004E4909" w:rsidRPr="004E4909">
          <w:rPr>
            <w:rFonts w:ascii="宋体" w:eastAsia="宋体" w:hAnsi="宋体" w:hint="eastAsia"/>
            <w:sz w:val="30"/>
            <w:szCs w:val="30"/>
          </w:rPr>
          <w:t>⿰</w:t>
        </w:r>
        <w:r w:rsidR="004E4909" w:rsidRPr="004E4909">
          <w:rPr>
            <w:rFonts w:ascii="SimSun-ExtB" w:eastAsia="SimSun-ExtB" w:hAnsi="SimSun-ExtB" w:cs="SimSun-ExtB" w:hint="eastAsia"/>
            <w:sz w:val="30"/>
            <w:szCs w:val="30"/>
          </w:rPr>
          <w:t>𫠩</w:t>
        </w:r>
        <w:r w:rsidR="004E4909" w:rsidRPr="004E4909">
          <w:rPr>
            <w:rFonts w:ascii="宋体" w:eastAsia="宋体" w:hAnsi="宋体" w:hint="eastAsia"/>
            <w:sz w:val="30"/>
            <w:szCs w:val="30"/>
          </w:rPr>
          <w:t>頁</w:t>
        </w:r>
      </w:ins>
      <w:r w:rsidRPr="000416CA">
        <w:rPr>
          <w:rFonts w:ascii="宋体" w:eastAsia="宋体" w:hAnsi="宋体" w:hint="eastAsia"/>
          <w:sz w:val="30"/>
          <w:szCs w:val="30"/>
        </w:rPr>
        <w:t>（顯）惪（德）。”</w:t>
      </w:r>
    </w:p>
    <w:p w14:paraId="0E1AA160" w14:textId="06E65F03" w:rsidR="00605308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《祭公》：“不（丕）隹（惟）周之蒡（旁），不（丕）隹（惟）句（后）禝（稷）之受命是羕（永）</w:t>
      </w:r>
      <w:ins w:id="22" w:author="Guangyu Zhu" w:date="2025-12-20T17:21:00Z" w16du:dateUtc="2025-12-20T09:21:00Z">
        <w:r w:rsidR="00D90807" w:rsidRPr="00D90807">
          <w:rPr>
            <w:rFonts w:ascii="宋体" w:eastAsia="宋体" w:hAnsi="宋体" w:hint="eastAsia"/>
            <w:sz w:val="30"/>
            <w:szCs w:val="30"/>
          </w:rPr>
          <w:t>⿱石句</w:t>
        </w:r>
      </w:ins>
      <w:del w:id="23" w:author="Guangyu Zhu" w:date="2025-10-27T20:19:00Z" w16du:dateUtc="2025-10-27T20:19:00Z">
        <w:r w:rsidRPr="000416CA" w:rsidDel="00157D15">
          <w:rPr>
            <w:rFonts w:ascii="宋体" w:eastAsia="宋体" w:hAnsi="宋体" w:hint="eastAsia"/>
            <w:sz w:val="30"/>
            <w:szCs w:val="30"/>
          </w:rPr>
          <w:delText>笱</w:delText>
        </w:r>
      </w:del>
      <w:r w:rsidRPr="000416CA">
        <w:rPr>
          <w:rFonts w:ascii="宋体" w:eastAsia="宋体" w:hAnsi="宋体" w:hint="eastAsia"/>
          <w:sz w:val="30"/>
          <w:szCs w:val="30"/>
        </w:rPr>
        <w:t>（厚）。”</w:t>
      </w:r>
    </w:p>
    <w:p w14:paraId="64CC5968" w14:textId="71190A15" w:rsidR="00015876" w:rsidRPr="000416CA" w:rsidRDefault="00605308" w:rsidP="00605308">
      <w:pPr>
        <w:rPr>
          <w:rFonts w:ascii="宋体" w:eastAsia="宋体" w:hAnsi="宋体" w:hint="eastAsia"/>
          <w:sz w:val="30"/>
          <w:szCs w:val="30"/>
        </w:rPr>
      </w:pPr>
      <w:r w:rsidRPr="000416CA">
        <w:rPr>
          <w:rFonts w:ascii="宋体" w:eastAsia="宋体" w:hAnsi="宋体" w:hint="eastAsia"/>
          <w:sz w:val="30"/>
          <w:szCs w:val="30"/>
        </w:rPr>
        <w:t>《祭公》：“隹（惟）我後嗣，方建宗子，不（丕）隹（惟）周之</w:t>
      </w:r>
      <w:ins w:id="24" w:author="Guangyu Zhu" w:date="2025-12-20T17:21:00Z" w16du:dateUtc="2025-12-20T09:21:00Z">
        <w:r w:rsidR="0026633E" w:rsidRPr="0026633E">
          <w:rPr>
            <w:rFonts w:ascii="宋体" w:eastAsia="宋体" w:hAnsi="宋体" w:hint="eastAsia"/>
            <w:sz w:val="30"/>
            <w:szCs w:val="30"/>
          </w:rPr>
          <w:t>⿱石句</w:t>
        </w:r>
      </w:ins>
      <w:del w:id="25" w:author="Guangyu Zhu" w:date="2025-10-27T20:19:00Z" w16du:dateUtc="2025-10-27T20:19:00Z">
        <w:r w:rsidRPr="000416CA" w:rsidDel="00157D15">
          <w:rPr>
            <w:rFonts w:ascii="宋体" w:eastAsia="宋体" w:hAnsi="宋体" w:hint="eastAsia"/>
            <w:sz w:val="30"/>
            <w:szCs w:val="30"/>
          </w:rPr>
          <w:delText>笱</w:delText>
        </w:r>
      </w:del>
      <w:r w:rsidRPr="000416CA">
        <w:rPr>
          <w:rFonts w:ascii="宋体" w:eastAsia="宋体" w:hAnsi="宋体" w:hint="eastAsia"/>
          <w:sz w:val="30"/>
          <w:szCs w:val="30"/>
        </w:rPr>
        <w:t>（厚）荓（屏）。”</w:t>
      </w:r>
    </w:p>
    <w:p w14:paraId="7D6D5A5E" w14:textId="0E68986D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《祭公》：“藍（鑑）于夏商之既敗，不（丕）則亡遺後，至于萬</w:t>
      </w:r>
      <w:ins w:id="26" w:author="Guangyu Zhu" w:date="2025-10-27T20:27:00Z" w16du:dateUtc="2025-10-27T20:27:00Z">
        <w:r w:rsidRPr="00046725">
          <w:rPr>
            <w:rFonts w:ascii="SimSun-ExtB" w:eastAsia="SimSun-ExtB" w:hAnsi="SimSun-ExtB" w:cs="SimSun-ExtB" w:hint="eastAsia"/>
            <w:sz w:val="30"/>
            <w:szCs w:val="30"/>
          </w:rPr>
          <w:lastRenderedPageBreak/>
          <w:t>𠶷</w:t>
        </w:r>
      </w:ins>
      <w:del w:id="27" w:author="Guangyu Zhu" w:date="2025-10-27T20:27:00Z" w16du:dateUtc="2025-10-27T20:27:00Z">
        <w:r w:rsidRPr="00046725" w:rsidDel="00046725">
          <w:rPr>
            <w:rFonts w:ascii="宋体" w:eastAsia="宋体" w:hAnsi="宋体" w:hint="eastAsia"/>
            <w:sz w:val="30"/>
            <w:szCs w:val="30"/>
          </w:rPr>
          <w:delText>啻</w:delText>
        </w:r>
      </w:del>
      <w:del w:id="28" w:author="Guangyu Zhu" w:date="2025-10-27T20:26:00Z" w16du:dateUtc="2025-10-27T20:26:00Z">
        <w:r w:rsidRPr="00046725" w:rsidDel="00046725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29" w:author="Guangyu Zhu" w:date="2025-10-27T20:26:00Z" w16du:dateUtc="2025-10-27T20:26:00Z">
        <w:r w:rsidRPr="001B24A9">
          <w:rPr>
            <w:rFonts w:ascii="宋体" w:eastAsia="宋体" w:hAnsi="宋体" w:hint="eastAsia"/>
            <w:sz w:val="30"/>
            <w:szCs w:val="30"/>
            <w:vertAlign w:val="subscript"/>
            <w:rPrChange w:id="30" w:author="Guangyu Zhu" w:date="2025-11-11T15:55:00Z" w16du:dateUtc="2025-11-11T15:5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【=】</w:t>
        </w:r>
      </w:ins>
      <w:r w:rsidRPr="00046725">
        <w:rPr>
          <w:rFonts w:ascii="宋体" w:eastAsia="宋体" w:hAnsi="宋体" w:hint="eastAsia"/>
          <w:sz w:val="30"/>
          <w:szCs w:val="30"/>
        </w:rPr>
        <w:t>（億）年</w:t>
      </w:r>
      <w:del w:id="31" w:author="Guangyu Zhu" w:date="2025-10-27T20:26:00Z" w16du:dateUtc="2025-10-27T20:26:00Z">
        <w:r w:rsidRPr="00046725" w:rsidDel="00046725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32" w:author="Guangyu Zhu" w:date="2025-10-27T20:26:00Z" w16du:dateUtc="2025-10-27T20:26:00Z">
        <w:r w:rsidRPr="001B24A9">
          <w:rPr>
            <w:rFonts w:ascii="宋体" w:eastAsia="宋体" w:hAnsi="宋体" w:hint="eastAsia"/>
            <w:sz w:val="30"/>
            <w:szCs w:val="30"/>
            <w:vertAlign w:val="subscript"/>
            <w:rPrChange w:id="33" w:author="Guangyu Zhu" w:date="2025-11-11T15:55:00Z" w16du:dateUtc="2025-11-11T15:5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【=】</w:t>
        </w:r>
      </w:ins>
      <w:r w:rsidRPr="00046725">
        <w:rPr>
          <w:rFonts w:ascii="宋体" w:eastAsia="宋体" w:hAnsi="宋体" w:hint="eastAsia"/>
          <w:sz w:val="30"/>
          <w:szCs w:val="30"/>
        </w:rPr>
        <w:t>，參舒（敘）之。”</w:t>
      </w:r>
    </w:p>
    <w:p w14:paraId="6730D40A" w14:textId="77777777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《祭公》：“既沁（咸），乃又（有）履宗，不（丕）隹（惟）文武之由。”</w:t>
      </w:r>
    </w:p>
    <w:p w14:paraId="57436244" w14:textId="37F07B3E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《祭公》：“於（嗚）</w:t>
      </w:r>
      <w:ins w:id="34" w:author="Guangyu Zhu" w:date="2025-10-27T20:28:00Z" w16du:dateUtc="2025-10-27T20:28:00Z">
        <w:r w:rsidRPr="00046725">
          <w:rPr>
            <w:rFonts w:ascii="SimSun-ExtG" w:eastAsia="SimSun-ExtG" w:hAnsi="SimSun-ExtG" w:cs="SimSun-ExtG" w:hint="eastAsia"/>
            <w:sz w:val="30"/>
            <w:szCs w:val="30"/>
          </w:rPr>
          <w:t>𰲙</w:t>
        </w:r>
      </w:ins>
      <w:del w:id="35" w:author="Guangyu Zhu" w:date="2025-10-27T20:28:00Z" w16du:dateUtc="2025-10-27T20:28:00Z">
        <w:r w:rsidRPr="00046725" w:rsidDel="00046725">
          <w:rPr>
            <w:rFonts w:ascii="宋体" w:eastAsia="宋体" w:hAnsi="宋体" w:hint="eastAsia"/>
            <w:sz w:val="30"/>
            <w:szCs w:val="30"/>
          </w:rPr>
          <w:delText>虏</w:delText>
        </w:r>
      </w:del>
      <w:r w:rsidRPr="00046725">
        <w:rPr>
          <w:rFonts w:ascii="宋体" w:eastAsia="宋体" w:hAnsi="宋体" w:hint="eastAsia"/>
          <w:sz w:val="30"/>
          <w:szCs w:val="30"/>
        </w:rPr>
        <w:t>（呼），天子，不（丕）則</w:t>
      </w:r>
      <w:ins w:id="36" w:author="Guangyu Zhu" w:date="2025-12-20T17:25:00Z" w16du:dateUtc="2025-12-20T09:25:00Z">
        <w:r w:rsidR="00622E07" w:rsidRPr="00622E07">
          <w:rPr>
            <w:rFonts w:ascii="宋体" w:eastAsia="宋体" w:hAnsi="宋体" w:hint="eastAsia"/>
            <w:sz w:val="30"/>
            <w:szCs w:val="30"/>
          </w:rPr>
          <w:t>⿱⿰</w:t>
        </w:r>
        <w:r w:rsidR="00622E07" w:rsidRPr="00622E07">
          <w:rPr>
            <w:rFonts w:ascii="SimSun-ExtB" w:eastAsia="SimSun-ExtB" w:hAnsi="SimSun-ExtB" w:cs="SimSun-ExtB" w:hint="eastAsia"/>
            <w:sz w:val="30"/>
            <w:szCs w:val="30"/>
          </w:rPr>
          <w:t>𡩟</w:t>
        </w:r>
        <w:r w:rsidR="00622E07" w:rsidRPr="00622E07">
          <w:rPr>
            <w:rFonts w:ascii="宋体" w:eastAsia="宋体" w:hAnsi="宋体" w:hint="eastAsia"/>
            <w:sz w:val="30"/>
            <w:szCs w:val="30"/>
          </w:rPr>
          <w:t>鬼皿</w:t>
        </w:r>
      </w:ins>
      <w:del w:id="37" w:author="Guangyu Zhu" w:date="2025-10-27T20:31:00Z" w16du:dateUtc="2025-10-27T20:31:00Z">
        <w:r w:rsidRPr="00046725" w:rsidDel="00046725">
          <w:rPr>
            <w:rFonts w:ascii="宋体" w:eastAsia="宋体" w:hAnsi="宋体" w:hint="eastAsia"/>
            <w:sz w:val="30"/>
            <w:szCs w:val="30"/>
          </w:rPr>
          <w:delText>整</w:delText>
        </w:r>
      </w:del>
      <w:r w:rsidRPr="00046725">
        <w:rPr>
          <w:rFonts w:ascii="宋体" w:eastAsia="宋体" w:hAnsi="宋体" w:hint="eastAsia"/>
          <w:sz w:val="30"/>
          <w:szCs w:val="30"/>
        </w:rPr>
        <w:t>（畏）言</w:t>
      </w:r>
      <w:ins w:id="38" w:author="Guangyu Zhu" w:date="2025-12-20T17:25:00Z" w16du:dateUtc="2025-12-20T09:25:00Z">
        <w:r w:rsidR="00622E07" w:rsidRPr="00622E07">
          <w:rPr>
            <w:rFonts w:ascii="宋体" w:eastAsia="宋体" w:hAnsi="宋体" w:hint="eastAsia"/>
            <w:sz w:val="30"/>
            <w:szCs w:val="30"/>
          </w:rPr>
          <w:t>⿱兹才</w:t>
        </w:r>
      </w:ins>
      <w:del w:id="39" w:author="Guangyu Zhu" w:date="2025-10-27T20:33:00Z" w16du:dateUtc="2025-10-27T20:33:00Z">
        <w:r w:rsidRPr="00046725" w:rsidDel="00EE3E9D">
          <w:rPr>
            <w:rFonts w:ascii="宋体" w:eastAsia="宋体" w:hAnsi="宋体" w:hint="eastAsia"/>
            <w:sz w:val="30"/>
            <w:szCs w:val="30"/>
          </w:rPr>
          <w:delText>慈</w:delText>
        </w:r>
      </w:del>
      <w:r w:rsidRPr="00046725">
        <w:rPr>
          <w:rFonts w:ascii="宋体" w:eastAsia="宋体" w:hAnsi="宋体" w:hint="eastAsia"/>
          <w:sz w:val="30"/>
          <w:szCs w:val="30"/>
        </w:rPr>
        <w:t>（哉）。”</w:t>
      </w:r>
    </w:p>
    <w:p w14:paraId="4F1DB45A" w14:textId="369602B1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《琴舞》：“允不（丕）承不（丕）</w:t>
      </w:r>
      <w:bookmarkStart w:id="40" w:name="_Hlk212489800"/>
      <w:ins w:id="41" w:author="Guangyu Zhu" w:date="2025-10-27T20:35:00Z" w16du:dateUtc="2025-10-27T20:35:00Z">
        <w:r w:rsidR="00EE3E9D" w:rsidRPr="001B24A9">
          <w:rPr>
            <w:rFonts w:ascii="SimSun-ExtB" w:eastAsia="SimSun-ExtB" w:hAnsi="SimSun-ExtB" w:cs="SimSun-ExtB" w:hint="eastAsia"/>
            <w:sz w:val="30"/>
            <w:szCs w:val="30"/>
            <w:highlight w:val="yellow"/>
            <w:rPrChange w:id="42" w:author="Guangyu Zhu" w:date="2025-11-11T15:56:00Z" w16du:dateUtc="2025-11-11T15:5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𣊡</w:t>
        </w:r>
      </w:ins>
      <w:bookmarkEnd w:id="40"/>
      <w:r w:rsidRPr="00046725">
        <w:rPr>
          <w:rFonts w:ascii="宋体" w:eastAsia="宋体" w:hAnsi="宋体" w:hint="eastAsia"/>
          <w:sz w:val="30"/>
          <w:szCs w:val="30"/>
        </w:rPr>
        <w:t>（顯），思</w:t>
      </w:r>
      <w:ins w:id="43" w:author="Guangyu Zhu" w:date="2025-12-20T17:28:00Z" w16du:dateUtc="2025-12-20T09:28:00Z">
        <w:r w:rsidR="00622E07" w:rsidRPr="00622E07">
          <w:rPr>
            <w:rFonts w:ascii="宋体" w:eastAsia="宋体" w:hAnsi="宋体" w:hint="eastAsia"/>
            <w:sz w:val="30"/>
            <w:szCs w:val="30"/>
          </w:rPr>
          <w:t>⿱攸土</w:t>
        </w:r>
      </w:ins>
      <w:del w:id="44" w:author="Guangyu Zhu" w:date="2025-10-27T20:34:00Z" w16du:dateUtc="2025-10-27T20:34:00Z">
        <w:r w:rsidRPr="00046725" w:rsidDel="00EE3E9D">
          <w:rPr>
            <w:rFonts w:ascii="宋体" w:eastAsia="宋体" w:hAnsi="宋体" w:hint="eastAsia"/>
            <w:sz w:val="30"/>
            <w:szCs w:val="30"/>
          </w:rPr>
          <w:delText>悠</w:delText>
        </w:r>
      </w:del>
      <w:r w:rsidRPr="00046725">
        <w:rPr>
          <w:rFonts w:ascii="宋体" w:eastAsia="宋体" w:hAnsi="宋体" w:hint="eastAsia"/>
          <w:sz w:val="30"/>
          <w:szCs w:val="30"/>
        </w:rPr>
        <w:t>（攸）亡睪（斁）。”</w:t>
      </w:r>
    </w:p>
    <w:p w14:paraId="419CBEE1" w14:textId="7A520259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《琴舞》：“不（丕）寍（寧）其又（有）心，</w:t>
      </w:r>
      <w:ins w:id="45" w:author="Guangyu Zhu" w:date="2025-10-27T20:36:00Z" w16du:dateUtc="2025-10-27T20:36:00Z">
        <w:r w:rsidR="00EE3E9D" w:rsidRPr="00EE3E9D">
          <w:rPr>
            <w:rFonts w:ascii="SimSun-ExtG" w:eastAsia="SimSun-ExtG" w:hAnsi="SimSun-ExtG" w:cs="SimSun-ExtG" w:hint="eastAsia"/>
            <w:sz w:val="30"/>
            <w:szCs w:val="30"/>
          </w:rPr>
          <w:t>𰌩</w:t>
        </w:r>
        <w:r w:rsidR="00EE3E9D">
          <w:rPr>
            <w:rFonts w:ascii="SimSun-ExtG" w:eastAsia="SimSun-ExtG" w:hAnsi="SimSun-ExtG" w:cs="SimSun-ExtG" w:hint="eastAsia"/>
            <w:sz w:val="30"/>
            <w:szCs w:val="30"/>
          </w:rPr>
          <w:t>=</w:t>
        </w:r>
      </w:ins>
      <w:del w:id="46" w:author="Guangyu Zhu" w:date="2025-10-27T20:36:00Z" w16du:dateUtc="2025-10-27T20:36:00Z">
        <w:r w:rsidRPr="00046725" w:rsidDel="00EE3E9D">
          <w:rPr>
            <w:rFonts w:ascii="宋体" w:eastAsia="宋体" w:hAnsi="宋体" w:hint="eastAsia"/>
            <w:sz w:val="30"/>
            <w:szCs w:val="30"/>
          </w:rPr>
          <w:delText>李</w:delText>
        </w:r>
      </w:del>
      <w:r w:rsidRPr="00046725">
        <w:rPr>
          <w:rFonts w:ascii="宋体" w:eastAsia="宋体" w:hAnsi="宋体" w:hint="eastAsia"/>
          <w:sz w:val="30"/>
          <w:szCs w:val="30"/>
        </w:rPr>
        <w:t>（翼翼）其才（在）立（位），</w:t>
      </w:r>
      <w:r w:rsidRPr="001B24A9">
        <w:rPr>
          <w:rFonts w:ascii="宋体" w:eastAsia="宋体" w:hAnsi="宋体" w:hint="eastAsia"/>
          <w:sz w:val="30"/>
          <w:szCs w:val="30"/>
          <w:highlight w:val="yellow"/>
          <w:rPrChange w:id="47" w:author="Guangyu Zhu" w:date="2025-11-11T15:56:00Z" w16du:dateUtc="2025-11-11T15:56:00Z">
            <w:rPr>
              <w:rFonts w:ascii="宋体" w:eastAsia="宋体" w:hAnsi="宋体" w:hint="eastAsia"/>
              <w:sz w:val="30"/>
              <w:szCs w:val="30"/>
            </w:rPr>
          </w:rPrChange>
        </w:rPr>
        <w:t>㬎</w:t>
      </w:r>
      <w:r w:rsidRPr="00046725">
        <w:rPr>
          <w:rFonts w:ascii="宋体" w:eastAsia="宋体" w:hAnsi="宋体" w:hint="eastAsia"/>
          <w:sz w:val="30"/>
          <w:szCs w:val="30"/>
        </w:rPr>
        <w:t>（顯）于上下。”</w:t>
      </w:r>
    </w:p>
    <w:p w14:paraId="3553A3F1" w14:textId="36D5F8E7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《琴舞》：“不（丕）</w:t>
      </w:r>
      <w:r w:rsidRPr="001B24A9">
        <w:rPr>
          <w:rFonts w:ascii="宋体" w:eastAsia="宋体" w:hAnsi="宋体" w:hint="eastAsia"/>
          <w:sz w:val="30"/>
          <w:szCs w:val="30"/>
          <w:highlight w:val="yellow"/>
          <w:rPrChange w:id="48" w:author="Guangyu Zhu" w:date="2025-11-11T15:57:00Z" w16du:dateUtc="2025-11-11T15:57:00Z">
            <w:rPr>
              <w:rFonts w:ascii="宋体" w:eastAsia="宋体" w:hAnsi="宋体" w:hint="eastAsia"/>
              <w:sz w:val="30"/>
              <w:szCs w:val="30"/>
            </w:rPr>
          </w:rPrChange>
        </w:rPr>
        <w:t>㬎</w:t>
      </w:r>
      <w:r w:rsidRPr="00046725">
        <w:rPr>
          <w:rFonts w:ascii="宋体" w:eastAsia="宋体" w:hAnsi="宋体" w:hint="eastAsia"/>
          <w:sz w:val="30"/>
          <w:szCs w:val="30"/>
        </w:rPr>
        <w:t>（顯）其又（有）立（位），右帝才（在）茖（落），不</w:t>
      </w:r>
      <w:ins w:id="49" w:author="Guangyu Zhu" w:date="2025-12-20T17:29:00Z" w16du:dateUtc="2025-12-20T09:29:00Z">
        <w:r w:rsidR="00622E07" w:rsidRPr="00622E07">
          <w:rPr>
            <w:rFonts w:ascii="宋体" w:eastAsia="宋体" w:hAnsi="宋体" w:hint="eastAsia"/>
            <w:sz w:val="30"/>
            <w:szCs w:val="30"/>
          </w:rPr>
          <w:t>⿺辶⿱止㚔</w:t>
        </w:r>
      </w:ins>
      <w:del w:id="50" w:author="Guangyu Zhu" w:date="2025-10-27T21:03:00Z" w16du:dateUtc="2025-10-27T21:03:00Z">
        <w:r w:rsidRPr="00046725" w:rsidDel="00C33FD7">
          <w:rPr>
            <w:rFonts w:ascii="宋体" w:eastAsia="宋体" w:hAnsi="宋体" w:hint="eastAsia"/>
            <w:sz w:val="30"/>
            <w:szCs w:val="30"/>
          </w:rPr>
          <w:delText>逵</w:delText>
        </w:r>
      </w:del>
      <w:r w:rsidRPr="00046725">
        <w:rPr>
          <w:rFonts w:ascii="宋体" w:eastAsia="宋体" w:hAnsi="宋体" w:hint="eastAsia"/>
          <w:sz w:val="30"/>
          <w:szCs w:val="30"/>
        </w:rPr>
        <w:t>（佚）隹（惟）同。”</w:t>
      </w:r>
    </w:p>
    <w:p w14:paraId="64C52519" w14:textId="080CA1C9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《封許》：“</w:t>
      </w:r>
      <w:ins w:id="51" w:author="Guangyu Zhu" w:date="2025-10-27T21:04:00Z" w16du:dateUtc="2025-10-27T21:04:00Z">
        <w:r w:rsidR="00C33FD7" w:rsidRPr="00C33FD7">
          <w:rPr>
            <w:rFonts w:ascii="SimSun-ExtB" w:eastAsia="SimSun-ExtB" w:hAnsi="SimSun-ExtB" w:cs="SimSun-ExtB" w:hint="eastAsia"/>
            <w:sz w:val="30"/>
            <w:szCs w:val="30"/>
          </w:rPr>
          <w:t>𧻚</w:t>
        </w:r>
      </w:ins>
      <w:del w:id="52" w:author="Guangyu Zhu" w:date="2025-10-27T21:04:00Z" w16du:dateUtc="2025-10-27T21:04:00Z">
        <w:r w:rsidRPr="00046725" w:rsidDel="00C33FD7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53" w:author="Guangyu Zhu" w:date="2025-10-27T21:04:00Z" w16du:dateUtc="2025-10-27T21:04:00Z">
        <w:r w:rsidR="00C33FD7">
          <w:rPr>
            <w:rFonts w:ascii="宋体" w:eastAsia="宋体" w:hAnsi="宋体" w:hint="eastAsia"/>
            <w:sz w:val="30"/>
            <w:szCs w:val="30"/>
          </w:rPr>
          <w:t>=</w:t>
        </w:r>
      </w:ins>
      <w:r w:rsidRPr="00046725">
        <w:rPr>
          <w:rFonts w:ascii="宋体" w:eastAsia="宋体" w:hAnsi="宋体" w:hint="eastAsia"/>
          <w:sz w:val="30"/>
          <w:szCs w:val="30"/>
        </w:rPr>
        <w:t>（桓桓）不（丕）</w:t>
      </w:r>
      <w:ins w:id="54" w:author="Guangyu Zhu" w:date="2025-10-27T21:06:00Z" w16du:dateUtc="2025-10-27T21:06:00Z">
        <w:r w:rsidR="00C33FD7">
          <w:rPr>
            <w:rFonts w:ascii="宋体" w:eastAsia="宋体" w:hAnsi="宋体" w:hint="eastAsia"/>
            <w:noProof/>
            <w:sz w:val="30"/>
            <w:szCs w:val="30"/>
          </w:rPr>
          <w:drawing>
            <wp:inline distT="0" distB="0" distL="0" distR="0" wp14:anchorId="094D700B" wp14:editId="0AF26414">
              <wp:extent cx="180000" cy="180000"/>
              <wp:effectExtent l="0" t="0" r="0" b="0"/>
              <wp:docPr id="144477242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 w:rsidRPr="00046725">
        <w:rPr>
          <w:rFonts w:ascii="宋体" w:eastAsia="宋体" w:hAnsi="宋体" w:hint="eastAsia"/>
          <w:sz w:val="30"/>
          <w:szCs w:val="30"/>
        </w:rPr>
        <w:t>，嚴</w:t>
      </w:r>
      <w:ins w:id="55" w:author="Guangyu Zhu" w:date="2025-12-20T17:30:00Z" w16du:dateUtc="2025-12-20T09:30:00Z">
        <w:r w:rsidR="00622E07" w:rsidRPr="00622E07">
          <w:rPr>
            <w:rFonts w:ascii="宋体" w:eastAsia="宋体" w:hAnsi="宋体" w:hint="eastAsia"/>
            <w:sz w:val="30"/>
            <w:szCs w:val="30"/>
          </w:rPr>
          <w:t>⿱</w:t>
        </w:r>
        <w:r w:rsidR="00622E07" w:rsidRPr="00622E07">
          <w:rPr>
            <w:rFonts w:ascii="SimSun-ExtB" w:eastAsia="SimSun-ExtB" w:hAnsi="SimSun-ExtB" w:cs="SimSun-ExtB" w:hint="eastAsia"/>
            <w:sz w:val="30"/>
            <w:szCs w:val="30"/>
          </w:rPr>
          <w:t>𨟻</w:t>
        </w:r>
        <w:r w:rsidR="00622E07" w:rsidRPr="00622E07">
          <w:rPr>
            <w:rFonts w:ascii="宋体" w:eastAsia="宋体" w:hAnsi="宋体" w:hint="eastAsia"/>
            <w:sz w:val="30"/>
            <w:szCs w:val="30"/>
          </w:rPr>
          <w:t>止</w:t>
        </w:r>
      </w:ins>
      <w:r w:rsidRPr="00046725">
        <w:rPr>
          <w:rFonts w:ascii="宋体" w:eastAsia="宋体" w:hAnsi="宋体" w:hint="eastAsia"/>
          <w:sz w:val="30"/>
          <w:szCs w:val="30"/>
        </w:rPr>
        <w:t>(莊)天命。”</w:t>
      </w:r>
    </w:p>
    <w:p w14:paraId="7A2D1408" w14:textId="77777777" w:rsidR="00046725" w:rsidRPr="00350D47" w:rsidRDefault="00046725" w:rsidP="00046725">
      <w:pPr>
        <w:rPr>
          <w:rFonts w:ascii="宋体" w:eastAsia="宋体" w:hAnsi="宋体" w:hint="eastAsia"/>
          <w:b/>
          <w:bCs/>
          <w:sz w:val="30"/>
          <w:szCs w:val="30"/>
          <w:rPrChange w:id="56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350D47">
        <w:rPr>
          <w:rFonts w:ascii="宋体" w:eastAsia="宋体" w:hAnsi="宋体" w:hint="eastAsia"/>
          <w:b/>
          <w:bCs/>
          <w:sz w:val="30"/>
          <w:szCs w:val="30"/>
          <w:rPrChange w:id="57" w:author="Guangyu Zhu" w:date="2025-12-21T20:10:00Z" w16du:dateUtc="2025-12-21T12:10:00Z">
            <w:rPr>
              <w:rFonts w:ascii="宋体" w:eastAsia="宋体" w:hAnsi="宋体" w:hint="eastAsia"/>
              <w:sz w:val="30"/>
              <w:szCs w:val="30"/>
            </w:rPr>
          </w:rPrChange>
        </w:rPr>
        <w:t>不與否</w:t>
      </w:r>
    </w:p>
    <w:p w14:paraId="2E6682F3" w14:textId="78CF07E0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《周易·師》：“初六：</w:t>
      </w:r>
      <w:del w:id="58" w:author="Guangyu Zhu" w:date="2025-10-27T21:08:00Z" w16du:dateUtc="2025-10-27T21:08:00Z">
        <w:r w:rsidRPr="00046725" w:rsidDel="006272E2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59" w:author="Guangyu Zhu" w:date="2025-10-27T21:08:00Z" w16du:dateUtc="2025-10-27T21:08:00Z">
        <w:r w:rsidR="006272E2">
          <w:rPr>
            <w:rFonts w:ascii="宋体" w:eastAsia="宋体" w:hAnsi="宋体" w:hint="eastAsia"/>
            <w:sz w:val="30"/>
            <w:szCs w:val="30"/>
          </w:rPr>
          <w:t>帀</w:t>
        </w:r>
      </w:ins>
      <w:r w:rsidRPr="00046725">
        <w:rPr>
          <w:rFonts w:ascii="宋体" w:eastAsia="宋体" w:hAnsi="宋体" w:hint="eastAsia"/>
          <w:sz w:val="30"/>
          <w:szCs w:val="30"/>
        </w:rPr>
        <w:t>（師）出以聿（律），不（否）</w:t>
      </w:r>
      <w:ins w:id="60" w:author="Guangyu Zhu" w:date="2025-10-27T21:07:00Z" w16du:dateUtc="2025-10-27T21:07:00Z">
        <w:r w:rsidR="000D6B43" w:rsidRPr="000D6B43">
          <w:rPr>
            <w:rFonts w:ascii="SimSun-ExtB" w:eastAsia="SimSun-ExtB" w:hAnsi="SimSun-ExtB" w:cs="SimSun-ExtB" w:hint="eastAsia"/>
            <w:sz w:val="30"/>
            <w:szCs w:val="30"/>
          </w:rPr>
          <w:t>𪺞</w:t>
        </w:r>
      </w:ins>
      <w:r w:rsidRPr="00046725">
        <w:rPr>
          <w:rFonts w:ascii="宋体" w:eastAsia="宋体" w:hAnsi="宋体" w:hint="eastAsia"/>
          <w:sz w:val="30"/>
          <w:szCs w:val="30"/>
        </w:rPr>
        <w:t>（臧）凶。”</w:t>
      </w:r>
    </w:p>
    <w:p w14:paraId="1D7D0110" w14:textId="7E9128DB" w:rsidR="00607440" w:rsidRDefault="00046725" w:rsidP="00046725">
      <w:pPr>
        <w:rPr>
          <w:ins w:id="61" w:author="Guangyu Zhu" w:date="2025-10-27T21:19:00Z" w16du:dateUtc="2025-10-27T21:19:00Z"/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《曹沫》：“</w:t>
      </w:r>
      <w:ins w:id="62" w:author="Guangyu Zhu" w:date="2025-12-20T17:31:00Z" w16du:dateUtc="2025-12-20T09:31:00Z">
        <w:r w:rsidR="00DE1CD1" w:rsidRPr="00DE1CD1">
          <w:rPr>
            <w:rFonts w:ascii="宋体" w:eastAsia="宋体" w:hAnsi="宋体" w:hint="eastAsia"/>
            <w:sz w:val="30"/>
            <w:szCs w:val="30"/>
          </w:rPr>
          <w:t>⿸虍</w:t>
        </w:r>
        <w:r w:rsidR="00DE1CD1" w:rsidRPr="00DE1CD1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del w:id="63" w:author="Guangyu Zhu" w:date="2025-10-27T21:18:00Z" w16du:dateUtc="2025-10-27T21:18:00Z">
        <w:r w:rsidRPr="00046725" w:rsidDel="00607440">
          <w:rPr>
            <w:rFonts w:ascii="宋体" w:eastAsia="宋体" w:hAnsi="宋体" w:hint="eastAsia"/>
            <w:sz w:val="30"/>
            <w:szCs w:val="30"/>
          </w:rPr>
          <w:delText>虔</w:delText>
        </w:r>
      </w:del>
      <w:r w:rsidRPr="00046725">
        <w:rPr>
          <w:rFonts w:ascii="宋体" w:eastAsia="宋体" w:hAnsi="宋体" w:hint="eastAsia"/>
          <w:sz w:val="30"/>
          <w:szCs w:val="30"/>
        </w:rPr>
        <w:t>（吾）言氏（是）不（否），而毋或（惑）者（諸）少（小）道與（歟）？”</w:t>
      </w:r>
    </w:p>
    <w:p w14:paraId="2DBA6A7D" w14:textId="2F9071BD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《琴舞》：“日内（人）</w:t>
      </w:r>
      <w:r w:rsidR="00BD1C97" w:rsidRPr="00046725">
        <w:rPr>
          <w:rFonts w:ascii="宋体" w:eastAsia="宋体" w:hAnsi="宋体" w:hint="eastAsia"/>
          <w:sz w:val="30"/>
          <w:szCs w:val="30"/>
        </w:rPr>
        <w:t>辠</w:t>
      </w:r>
      <w:ins w:id="64" w:author="Guangyu Zhu" w:date="2025-12-20T17:32:00Z" w16du:dateUtc="2025-12-20T09:32:00Z">
        <w:r w:rsidR="00DE1CD1" w:rsidRPr="00DE1CD1">
          <w:rPr>
            <w:rFonts w:ascii="宋体" w:eastAsia="宋体" w:hAnsi="宋体" w:hint="eastAsia"/>
            <w:sz w:val="30"/>
            <w:szCs w:val="30"/>
          </w:rPr>
          <w:t>⿱</w:t>
        </w:r>
        <w:r w:rsidR="00DE1CD1" w:rsidRPr="00DE1CD1">
          <w:rPr>
            <w:rFonts w:ascii="SimSun-ExtB" w:eastAsia="SimSun-ExtB" w:hAnsi="SimSun-ExtB" w:cs="SimSun-ExtB" w:hint="eastAsia"/>
            <w:sz w:val="30"/>
            <w:szCs w:val="30"/>
          </w:rPr>
          <w:t>𪴿</w:t>
        </w:r>
        <w:r w:rsidR="00DE1CD1" w:rsidRPr="00DE1CD1">
          <w:rPr>
            <w:rFonts w:ascii="宋体" w:eastAsia="宋体" w:hAnsi="宋体" w:hint="eastAsia"/>
            <w:sz w:val="30"/>
            <w:szCs w:val="30"/>
          </w:rPr>
          <w:t>虫</w:t>
        </w:r>
      </w:ins>
      <w:r w:rsidRPr="00046725">
        <w:rPr>
          <w:rFonts w:ascii="宋体" w:eastAsia="宋体" w:hAnsi="宋体" w:hint="eastAsia"/>
          <w:sz w:val="30"/>
          <w:szCs w:val="30"/>
        </w:rPr>
        <w:t>（舉）不（否），寍（寧）是隹（惟）</w:t>
      </w:r>
      <w:ins w:id="65" w:author="Guangyu Zhu" w:date="2025-10-27T21:23:00Z" w16du:dateUtc="2025-10-27T21:23:00Z">
        <w:r w:rsidR="000050D3">
          <w:rPr>
            <w:rFonts w:ascii="宋体" w:eastAsia="宋体" w:hAnsi="宋体" w:hint="eastAsia"/>
            <w:noProof/>
            <w:sz w:val="30"/>
            <w:szCs w:val="30"/>
          </w:rPr>
          <w:drawing>
            <wp:inline distT="0" distB="0" distL="0" distR="0" wp14:anchorId="21E6417A" wp14:editId="081D3A38">
              <wp:extent cx="180000" cy="180000"/>
              <wp:effectExtent l="0" t="0" r="0" b="0"/>
              <wp:docPr id="1009197548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000" cy="1800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  <w:r w:rsidRPr="00046725">
        <w:rPr>
          <w:rFonts w:ascii="宋体" w:eastAsia="宋体" w:hAnsi="宋体" w:hint="eastAsia"/>
          <w:sz w:val="30"/>
          <w:szCs w:val="30"/>
        </w:rPr>
        <w:t>。”按，“不”似當讀作“否”，訓爲“惡”。</w:t>
      </w:r>
    </w:p>
    <w:p w14:paraId="6393F874" w14:textId="77777777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《帛易·否》：“六二，枹（包）承，小人吉，大人不（否），亨。”</w:t>
      </w:r>
    </w:p>
    <w:p w14:paraId="3EAF5913" w14:textId="77777777" w:rsidR="00046725" w:rsidRPr="00046725" w:rsidRDefault="00046725" w:rsidP="00046725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《帛易·遯》：“九四，好掾（遯），君子吉，小人不（否）。”</w:t>
      </w:r>
    </w:p>
    <w:p w14:paraId="31179DF8" w14:textId="26F57DA2" w:rsidR="00605308" w:rsidRPr="000416CA" w:rsidRDefault="00046725" w:rsidP="00605308">
      <w:pPr>
        <w:rPr>
          <w:rFonts w:ascii="宋体" w:eastAsia="宋体" w:hAnsi="宋体" w:hint="eastAsia"/>
          <w:sz w:val="30"/>
          <w:szCs w:val="30"/>
        </w:rPr>
      </w:pPr>
      <w:r w:rsidRPr="00046725">
        <w:rPr>
          <w:rFonts w:ascii="宋体" w:eastAsia="宋体" w:hAnsi="宋体" w:hint="eastAsia"/>
          <w:sz w:val="30"/>
          <w:szCs w:val="30"/>
        </w:rPr>
        <w:t>《帛易·師》：“初六，師出以律，不（否）臧，兇（凶）。”</w:t>
      </w:r>
    </w:p>
    <w:sectPr w:rsidR="00605308" w:rsidRPr="00041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294E" w14:textId="77777777" w:rsidR="00117053" w:rsidRDefault="00117053" w:rsidP="00350D47">
      <w:pPr>
        <w:rPr>
          <w:rFonts w:hint="eastAsia"/>
        </w:rPr>
      </w:pPr>
      <w:r>
        <w:separator/>
      </w:r>
    </w:p>
  </w:endnote>
  <w:endnote w:type="continuationSeparator" w:id="0">
    <w:p w14:paraId="523D296E" w14:textId="77777777" w:rsidR="00117053" w:rsidRDefault="00117053" w:rsidP="00350D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89A0" w14:textId="77777777" w:rsidR="00117053" w:rsidRDefault="00117053" w:rsidP="00350D47">
      <w:pPr>
        <w:rPr>
          <w:rFonts w:hint="eastAsia"/>
        </w:rPr>
      </w:pPr>
      <w:r>
        <w:separator/>
      </w:r>
    </w:p>
  </w:footnote>
  <w:footnote w:type="continuationSeparator" w:id="0">
    <w:p w14:paraId="7C0FEF78" w14:textId="77777777" w:rsidR="00117053" w:rsidRDefault="00117053" w:rsidP="00350D47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69"/>
    <w:rsid w:val="000050D3"/>
    <w:rsid w:val="000137A9"/>
    <w:rsid w:val="00015876"/>
    <w:rsid w:val="000416CA"/>
    <w:rsid w:val="00046725"/>
    <w:rsid w:val="000D6B43"/>
    <w:rsid w:val="00117053"/>
    <w:rsid w:val="00157D15"/>
    <w:rsid w:val="001A1EA4"/>
    <w:rsid w:val="001B24A9"/>
    <w:rsid w:val="0026633E"/>
    <w:rsid w:val="00350D47"/>
    <w:rsid w:val="003827CA"/>
    <w:rsid w:val="004E4909"/>
    <w:rsid w:val="005F0903"/>
    <w:rsid w:val="005F1EE5"/>
    <w:rsid w:val="00605308"/>
    <w:rsid w:val="00607440"/>
    <w:rsid w:val="00622E07"/>
    <w:rsid w:val="006272E2"/>
    <w:rsid w:val="00735393"/>
    <w:rsid w:val="00775A55"/>
    <w:rsid w:val="00856053"/>
    <w:rsid w:val="00883C32"/>
    <w:rsid w:val="008E1869"/>
    <w:rsid w:val="00930FE0"/>
    <w:rsid w:val="00945B60"/>
    <w:rsid w:val="00A20D3E"/>
    <w:rsid w:val="00A91D08"/>
    <w:rsid w:val="00BD1C97"/>
    <w:rsid w:val="00C02A12"/>
    <w:rsid w:val="00C33FD7"/>
    <w:rsid w:val="00D90807"/>
    <w:rsid w:val="00DE1CD1"/>
    <w:rsid w:val="00E72AA6"/>
    <w:rsid w:val="00EE3E9D"/>
    <w:rsid w:val="00F5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E0B77"/>
  <w15:chartTrackingRefBased/>
  <w15:docId w15:val="{2D15E3DE-D53E-4E88-B828-B253DBAB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1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8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8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8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8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8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8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8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8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8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18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8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8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8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8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869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856053"/>
  </w:style>
  <w:style w:type="paragraph" w:styleId="af">
    <w:name w:val="header"/>
    <w:basedOn w:val="a"/>
    <w:link w:val="af0"/>
    <w:uiPriority w:val="99"/>
    <w:unhideWhenUsed/>
    <w:rsid w:val="00350D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50D4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50D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50D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0C111-93EF-486D-9091-6B479BCB3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27</cp:revision>
  <dcterms:created xsi:type="dcterms:W3CDTF">2025-10-26T23:29:00Z</dcterms:created>
  <dcterms:modified xsi:type="dcterms:W3CDTF">2025-12-21T12:10:00Z</dcterms:modified>
</cp:coreProperties>
</file>