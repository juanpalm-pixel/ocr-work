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767FF" w14:textId="77777777" w:rsidR="00E569B0" w:rsidRPr="00C45C60" w:rsidRDefault="00E569B0" w:rsidP="00E569B0">
      <w:pPr>
        <w:rPr>
          <w:rFonts w:ascii="宋体" w:eastAsia="宋体" w:hAnsi="宋体" w:hint="eastAsia"/>
          <w:b/>
          <w:bCs/>
          <w:sz w:val="30"/>
          <w:szCs w:val="30"/>
          <w:rPrChange w:id="0" w:author="Guangyu Zhu" w:date="2026-01-01T11:39:00Z" w16du:dateUtc="2026-01-01T03:39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C45C60">
        <w:rPr>
          <w:rFonts w:ascii="宋体" w:eastAsia="宋体" w:hAnsi="宋体" w:hint="eastAsia"/>
          <w:b/>
          <w:bCs/>
          <w:sz w:val="30"/>
          <w:szCs w:val="30"/>
          <w:rPrChange w:id="1" w:author="Guangyu Zhu" w:date="2026-01-01T11:39:00Z" w16du:dateUtc="2026-01-01T03:39:00Z">
            <w:rPr>
              <w:rFonts w:ascii="宋体" w:eastAsia="宋体" w:hAnsi="宋体" w:hint="eastAsia"/>
              <w:sz w:val="30"/>
              <w:szCs w:val="30"/>
            </w:rPr>
          </w:rPrChange>
        </w:rPr>
        <w:t>洍與頤</w:t>
      </w:r>
    </w:p>
    <w:p w14:paraId="1F4D8751" w14:textId="1CA8FB1A" w:rsidR="00E569B0" w:rsidRPr="00E569B0" w:rsidRDefault="00E569B0" w:rsidP="00E569B0">
      <w:pPr>
        <w:rPr>
          <w:rFonts w:ascii="宋体" w:eastAsia="宋体" w:hAnsi="宋体" w:hint="eastAsia"/>
          <w:sz w:val="30"/>
          <w:szCs w:val="30"/>
        </w:rPr>
      </w:pPr>
      <w:r w:rsidRPr="00E569B0">
        <w:rPr>
          <w:rFonts w:ascii="宋体" w:eastAsia="宋体" w:hAnsi="宋体" w:hint="eastAsia"/>
          <w:sz w:val="30"/>
          <w:szCs w:val="30"/>
        </w:rPr>
        <w:t>《周易·頤》：“六二：曰</w:t>
      </w:r>
      <w:ins w:id="2" w:author="Guangyu Zhu" w:date="2026-01-01T11:39:00Z" w16du:dateUtc="2026-01-01T03:39:00Z">
        <w:r w:rsidR="00C45C60" w:rsidRPr="00C45C60">
          <w:rPr>
            <w:rFonts w:ascii="宋体" w:eastAsia="宋体" w:hAnsi="宋体" w:hint="eastAsia"/>
            <w:sz w:val="30"/>
            <w:szCs w:val="30"/>
          </w:rPr>
          <w:t>⿺辶祗</w:t>
        </w:r>
      </w:ins>
      <w:del w:id="3" w:author="Guangyu Zhu" w:date="2026-01-01T11:39:00Z" w16du:dateUtc="2026-01-01T03:39:00Z">
        <w:r w:rsidRPr="00E569B0" w:rsidDel="00C45C60">
          <w:rPr>
            <w:rFonts w:ascii="宋体" w:eastAsia="宋体" w:hAnsi="宋体" w:hint="eastAsia"/>
            <w:sz w:val="30"/>
            <w:szCs w:val="30"/>
          </w:rPr>
          <w:delText>逃</w:delText>
        </w:r>
      </w:del>
      <w:r w:rsidRPr="00E569B0">
        <w:rPr>
          <w:rFonts w:ascii="宋体" w:eastAsia="宋体" w:hAnsi="宋体" w:hint="eastAsia"/>
          <w:sz w:val="30"/>
          <w:szCs w:val="30"/>
        </w:rPr>
        <w:t>（顛）頤，</w:t>
      </w:r>
      <w:ins w:id="4" w:author="Guangyu Zhu" w:date="2026-01-01T11:39:00Z" w16du:dateUtc="2026-01-01T03:39:00Z">
        <w:r w:rsidR="00C45C60" w:rsidRPr="00C45C60">
          <w:rPr>
            <w:rFonts w:ascii="宋体" w:eastAsia="宋体" w:hAnsi="宋体" w:hint="eastAsia"/>
            <w:sz w:val="30"/>
            <w:szCs w:val="30"/>
          </w:rPr>
          <w:t>⿱弜</w:t>
        </w:r>
        <w:r w:rsidR="00C45C60" w:rsidRPr="00C45C60">
          <w:rPr>
            <w:rFonts w:ascii="SimSun-ExtB" w:eastAsia="SimSun-ExtB" w:hAnsi="SimSun-ExtB" w:cs="SimSun-ExtB" w:hint="eastAsia"/>
            <w:sz w:val="30"/>
            <w:szCs w:val="30"/>
          </w:rPr>
          <w:t>𢛧</w:t>
        </w:r>
      </w:ins>
      <w:r w:rsidRPr="00E569B0">
        <w:rPr>
          <w:rFonts w:ascii="宋体" w:eastAsia="宋体" w:hAnsi="宋体" w:hint="eastAsia"/>
          <w:sz w:val="30"/>
          <w:szCs w:val="30"/>
        </w:rPr>
        <w:t>（拂）經，于北洍（頤），征凶。”</w:t>
      </w:r>
    </w:p>
    <w:p w14:paraId="7C4CF48E" w14:textId="77777777" w:rsidR="00E569B0" w:rsidRPr="00C45C60" w:rsidRDefault="00E569B0" w:rsidP="00E569B0">
      <w:pPr>
        <w:rPr>
          <w:rFonts w:ascii="宋体" w:eastAsia="宋体" w:hAnsi="宋体" w:hint="eastAsia"/>
          <w:b/>
          <w:bCs/>
          <w:sz w:val="30"/>
          <w:szCs w:val="30"/>
          <w:rPrChange w:id="5" w:author="Guangyu Zhu" w:date="2026-01-01T11:39:00Z" w16du:dateUtc="2026-01-01T03:39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C45C60">
        <w:rPr>
          <w:rFonts w:ascii="宋体" w:eastAsia="宋体" w:hAnsi="宋体" w:hint="eastAsia"/>
          <w:b/>
          <w:bCs/>
          <w:sz w:val="30"/>
          <w:szCs w:val="30"/>
          <w:rPrChange w:id="6" w:author="Guangyu Zhu" w:date="2026-01-01T11:39:00Z" w16du:dateUtc="2026-01-01T03:39:00Z">
            <w:rPr>
              <w:rFonts w:ascii="宋体" w:eastAsia="宋体" w:hAnsi="宋体" w:hint="eastAsia"/>
              <w:sz w:val="30"/>
              <w:szCs w:val="30"/>
            </w:rPr>
          </w:rPrChange>
        </w:rPr>
        <w:t>茝與改</w:t>
      </w:r>
    </w:p>
    <w:p w14:paraId="66444325" w14:textId="77777777" w:rsidR="00C45C60" w:rsidRDefault="00E569B0" w:rsidP="00E569B0">
      <w:pPr>
        <w:rPr>
          <w:ins w:id="7" w:author="Guangyu Zhu" w:date="2026-01-01T11:40:00Z" w16du:dateUtc="2026-01-01T03:40:00Z"/>
          <w:rFonts w:ascii="宋体" w:eastAsia="宋体" w:hAnsi="宋体" w:hint="eastAsia"/>
          <w:sz w:val="30"/>
          <w:szCs w:val="30"/>
        </w:rPr>
      </w:pPr>
      <w:r w:rsidRPr="00E569B0">
        <w:rPr>
          <w:rFonts w:ascii="宋体" w:eastAsia="宋体" w:hAnsi="宋体" w:hint="eastAsia"/>
          <w:sz w:val="30"/>
          <w:szCs w:val="30"/>
        </w:rPr>
        <w:t>《爲吏》：“當務而治，不有可茝（改）。”</w:t>
      </w:r>
    </w:p>
    <w:p w14:paraId="2F4EEC64" w14:textId="1965824B" w:rsidR="00E569B0" w:rsidRPr="00E569B0" w:rsidRDefault="00E569B0" w:rsidP="00E569B0">
      <w:pPr>
        <w:rPr>
          <w:rFonts w:ascii="宋体" w:eastAsia="宋体" w:hAnsi="宋体" w:hint="eastAsia"/>
          <w:sz w:val="30"/>
          <w:szCs w:val="30"/>
        </w:rPr>
      </w:pPr>
      <w:r w:rsidRPr="00E569B0">
        <w:rPr>
          <w:rFonts w:ascii="宋体" w:eastAsia="宋体" w:hAnsi="宋体" w:hint="eastAsia"/>
          <w:sz w:val="30"/>
          <w:szCs w:val="30"/>
        </w:rPr>
        <w:t>《鄭風》：“□予有（又）茝（改）造猗（兮）。”</w:t>
      </w:r>
    </w:p>
    <w:p w14:paraId="01CF7519" w14:textId="77777777" w:rsidR="00E569B0" w:rsidRPr="00C45C60" w:rsidRDefault="00E569B0" w:rsidP="00E569B0">
      <w:pPr>
        <w:rPr>
          <w:rFonts w:ascii="宋体" w:eastAsia="宋体" w:hAnsi="宋体" w:hint="eastAsia"/>
          <w:b/>
          <w:bCs/>
          <w:sz w:val="30"/>
          <w:szCs w:val="30"/>
          <w:rPrChange w:id="8" w:author="Guangyu Zhu" w:date="2026-01-01T11:40:00Z" w16du:dateUtc="2026-01-01T03:40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C45C60">
        <w:rPr>
          <w:rFonts w:ascii="宋体" w:eastAsia="宋体" w:hAnsi="宋体" w:hint="eastAsia"/>
          <w:b/>
          <w:bCs/>
          <w:sz w:val="30"/>
          <w:szCs w:val="30"/>
          <w:rPrChange w:id="9" w:author="Guangyu Zhu" w:date="2026-01-01T11:40:00Z" w16du:dateUtc="2026-01-01T03:40:00Z">
            <w:rPr>
              <w:rFonts w:ascii="宋体" w:eastAsia="宋体" w:hAnsi="宋体" w:hint="eastAsia"/>
              <w:sz w:val="30"/>
              <w:szCs w:val="30"/>
            </w:rPr>
          </w:rPrChange>
        </w:rPr>
        <w:t>茝與芷</w:t>
      </w:r>
    </w:p>
    <w:p w14:paraId="7BC05614" w14:textId="77777777" w:rsidR="00C45C60" w:rsidRDefault="00E569B0" w:rsidP="00E569B0">
      <w:pPr>
        <w:rPr>
          <w:ins w:id="10" w:author="Guangyu Zhu" w:date="2026-01-01T11:40:00Z" w16du:dateUtc="2026-01-01T03:40:00Z"/>
          <w:rFonts w:ascii="宋体" w:eastAsia="宋体" w:hAnsi="宋体" w:hint="eastAsia"/>
          <w:sz w:val="30"/>
          <w:szCs w:val="30"/>
        </w:rPr>
      </w:pPr>
      <w:r w:rsidRPr="00E569B0">
        <w:rPr>
          <w:rFonts w:ascii="宋体" w:eastAsia="宋体" w:hAnsi="宋体" w:hint="eastAsia"/>
          <w:sz w:val="30"/>
          <w:szCs w:val="30"/>
        </w:rPr>
        <w:t>《癰》：“白茝（芷）、白衡、菌桂、枯畺（薑）、薪（辛）雉（夷），凡五物等。”</w:t>
      </w:r>
    </w:p>
    <w:p w14:paraId="0ECBFF7A" w14:textId="6DDE145E" w:rsidR="00E569B0" w:rsidRPr="00E569B0" w:rsidRDefault="00E569B0" w:rsidP="00E569B0">
      <w:pPr>
        <w:rPr>
          <w:rFonts w:ascii="宋体" w:eastAsia="宋体" w:hAnsi="宋体" w:hint="eastAsia"/>
          <w:sz w:val="30"/>
          <w:szCs w:val="30"/>
        </w:rPr>
      </w:pPr>
      <w:r w:rsidRPr="00E569B0">
        <w:rPr>
          <w:rFonts w:ascii="宋体" w:eastAsia="宋体" w:hAnsi="宋体" w:hint="eastAsia"/>
          <w:sz w:val="30"/>
          <w:szCs w:val="30"/>
        </w:rPr>
        <w:t>《二類》：“蜀椒四升，弓（芎）竆（藭）一升，白茝（芷）一升。”</w:t>
      </w:r>
    </w:p>
    <w:p w14:paraId="0E60D4BC" w14:textId="77777777" w:rsidR="00C45C60" w:rsidRDefault="00E569B0" w:rsidP="00E569B0">
      <w:pPr>
        <w:rPr>
          <w:ins w:id="11" w:author="Guangyu Zhu" w:date="2026-01-01T11:40:00Z" w16du:dateUtc="2026-01-01T03:40:00Z"/>
          <w:rFonts w:ascii="宋体" w:eastAsia="宋体" w:hAnsi="宋体" w:hint="eastAsia"/>
          <w:sz w:val="30"/>
          <w:szCs w:val="30"/>
        </w:rPr>
      </w:pPr>
      <w:r w:rsidRPr="00E569B0">
        <w:rPr>
          <w:rFonts w:ascii="宋体" w:eastAsia="宋体" w:hAnsi="宋体" w:hint="eastAsia"/>
          <w:sz w:val="30"/>
          <w:szCs w:val="30"/>
        </w:rPr>
        <w:t>《木牘》：“當歸十分，白茝（芷）四分。”</w:t>
      </w:r>
    </w:p>
    <w:p w14:paraId="65E2B3E7" w14:textId="77777777" w:rsidR="00C45C60" w:rsidRDefault="00E569B0" w:rsidP="00E569B0">
      <w:pPr>
        <w:rPr>
          <w:ins w:id="12" w:author="Guangyu Zhu" w:date="2026-01-01T11:40:00Z" w16du:dateUtc="2026-01-01T03:40:00Z"/>
          <w:rFonts w:ascii="宋体" w:eastAsia="宋体" w:hAnsi="宋体" w:hint="eastAsia"/>
          <w:sz w:val="30"/>
          <w:szCs w:val="30"/>
        </w:rPr>
      </w:pPr>
      <w:r w:rsidRPr="00E569B0">
        <w:rPr>
          <w:rFonts w:ascii="宋体" w:eastAsia="宋体" w:hAnsi="宋体" w:hint="eastAsia"/>
          <w:sz w:val="30"/>
          <w:szCs w:val="30"/>
        </w:rPr>
        <w:t>《木牘》：“白茝（芷）四分，當歸十分。”</w:t>
      </w:r>
    </w:p>
    <w:p w14:paraId="1F612EAF" w14:textId="77777777" w:rsidR="00C45C60" w:rsidRDefault="00E569B0" w:rsidP="00E569B0">
      <w:pPr>
        <w:rPr>
          <w:ins w:id="13" w:author="Guangyu Zhu" w:date="2026-01-01T11:40:00Z" w16du:dateUtc="2026-01-01T03:40:00Z"/>
          <w:rFonts w:ascii="宋体" w:eastAsia="宋体" w:hAnsi="宋体" w:hint="eastAsia"/>
          <w:sz w:val="30"/>
          <w:szCs w:val="30"/>
        </w:rPr>
      </w:pPr>
      <w:r w:rsidRPr="00E569B0">
        <w:rPr>
          <w:rFonts w:ascii="宋体" w:eastAsia="宋体" w:hAnsi="宋体" w:hint="eastAsia"/>
          <w:sz w:val="30"/>
          <w:szCs w:val="30"/>
        </w:rPr>
        <w:t>《木牘》：“蜀椒四升，白茝（芷）一升。”</w:t>
      </w:r>
    </w:p>
    <w:p w14:paraId="43149210" w14:textId="6D3EDAEA" w:rsidR="00E569B0" w:rsidRPr="00C45C60" w:rsidRDefault="00E569B0" w:rsidP="00E569B0">
      <w:pPr>
        <w:rPr>
          <w:rFonts w:ascii="宋体" w:eastAsia="宋体" w:hAnsi="宋体" w:hint="eastAsia"/>
          <w:b/>
          <w:bCs/>
          <w:sz w:val="30"/>
          <w:szCs w:val="30"/>
          <w:rPrChange w:id="14" w:author="Guangyu Zhu" w:date="2026-01-01T11:41:00Z" w16du:dateUtc="2026-01-01T03:41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C45C60">
        <w:rPr>
          <w:rFonts w:ascii="宋体" w:eastAsia="宋体" w:hAnsi="宋体" w:hint="eastAsia"/>
          <w:b/>
          <w:bCs/>
          <w:sz w:val="30"/>
          <w:szCs w:val="30"/>
          <w:rPrChange w:id="15" w:author="Guangyu Zhu" w:date="2026-01-01T11:41:00Z" w16du:dateUtc="2026-01-01T03:41:00Z">
            <w:rPr>
              <w:rFonts w:ascii="宋体" w:eastAsia="宋体" w:hAnsi="宋体" w:hint="eastAsia"/>
              <w:sz w:val="30"/>
              <w:szCs w:val="30"/>
            </w:rPr>
          </w:rPrChange>
        </w:rPr>
        <w:t>茝與苔</w:t>
      </w:r>
    </w:p>
    <w:p w14:paraId="073436C6" w14:textId="0E7C12A4" w:rsidR="00E569B0" w:rsidRPr="00E569B0" w:rsidRDefault="00E569B0" w:rsidP="00E569B0">
      <w:pPr>
        <w:rPr>
          <w:rFonts w:ascii="宋体" w:eastAsia="宋体" w:hAnsi="宋体" w:hint="eastAsia"/>
          <w:sz w:val="30"/>
          <w:szCs w:val="30"/>
        </w:rPr>
      </w:pPr>
      <w:r w:rsidRPr="00E569B0">
        <w:rPr>
          <w:rFonts w:ascii="宋体" w:eastAsia="宋体" w:hAnsi="宋体" w:hint="eastAsia"/>
          <w:sz w:val="30"/>
          <w:szCs w:val="30"/>
        </w:rPr>
        <w:t>《養生方》：“復</w:t>
      </w:r>
      <w:ins w:id="16" w:author="Guangyu Zhu" w:date="2026-01-01T11:41:00Z" w16du:dateUtc="2026-01-01T03:41:00Z">
        <w:r w:rsidR="00C45C60" w:rsidRPr="00C45C60">
          <w:rPr>
            <w:rFonts w:ascii="宋体" w:eastAsia="宋体" w:hAnsi="宋体" w:hint="eastAsia"/>
            <w:sz w:val="30"/>
            <w:szCs w:val="30"/>
          </w:rPr>
          <w:t>⿱者鬲</w:t>
        </w:r>
      </w:ins>
      <w:r w:rsidRPr="00E569B0">
        <w:rPr>
          <w:rFonts w:ascii="宋体" w:eastAsia="宋体" w:hAnsi="宋体" w:hint="eastAsia"/>
          <w:sz w:val="30"/>
          <w:szCs w:val="30"/>
        </w:rPr>
        <w:t>（煮）瓦茝（苔）長如中指，置□□□□汁，出茝（苔）。”</w:t>
      </w:r>
    </w:p>
    <w:p w14:paraId="7925FDED" w14:textId="276F8428" w:rsidR="00E569B0" w:rsidRPr="00C45C60" w:rsidRDefault="00C45C60" w:rsidP="00E569B0">
      <w:pPr>
        <w:rPr>
          <w:rFonts w:ascii="宋体" w:eastAsia="宋体" w:hAnsi="宋体" w:hint="eastAsia"/>
          <w:b/>
          <w:bCs/>
          <w:sz w:val="30"/>
          <w:szCs w:val="30"/>
          <w:rPrChange w:id="17" w:author="Guangyu Zhu" w:date="2026-01-01T11:46:00Z" w16du:dateUtc="2026-01-01T03:46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ins w:id="18" w:author="Guangyu Zhu" w:date="2026-01-01T11:42:00Z" w16du:dateUtc="2026-01-01T03:42:00Z">
        <w:r w:rsidRPr="00C45C60">
          <w:rPr>
            <w:rFonts w:ascii="宋体" w:eastAsia="宋体" w:hAnsi="宋体" w:hint="eastAsia"/>
            <w:b/>
            <w:bCs/>
            <w:sz w:val="30"/>
            <w:szCs w:val="30"/>
            <w:rPrChange w:id="19" w:author="Guangyu Zhu" w:date="2026-01-01T11:46:00Z" w16du:dateUtc="2026-01-01T03:46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t>⿺辶</w:t>
        </w:r>
        <w:r w:rsidRPr="00C45C60">
          <w:rPr>
            <w:rFonts w:ascii="SimSun-ExtB" w:eastAsia="SimSun-ExtB" w:hAnsi="SimSun-ExtB" w:cs="SimSun-ExtB" w:hint="eastAsia"/>
            <w:b/>
            <w:bCs/>
            <w:sz w:val="30"/>
            <w:szCs w:val="30"/>
            <w:rPrChange w:id="20" w:author="Guangyu Zhu" w:date="2026-01-01T11:46:00Z" w16du:dateUtc="2026-01-01T03:46:00Z">
              <w:rPr>
                <w:rFonts w:ascii="SimSun-ExtB" w:eastAsia="SimSun-ExtB" w:hAnsi="SimSun-ExtB" w:cs="SimSun-ExtB" w:hint="eastAsia"/>
                <w:sz w:val="30"/>
                <w:szCs w:val="30"/>
              </w:rPr>
            </w:rPrChange>
          </w:rPr>
          <w:t>𦣞</w:t>
        </w:r>
      </w:ins>
      <w:del w:id="21" w:author="Guangyu Zhu" w:date="2026-01-01T11:42:00Z" w16du:dateUtc="2026-01-01T03:42:00Z">
        <w:r w:rsidR="00E569B0" w:rsidRPr="00C45C60" w:rsidDel="00C45C60">
          <w:rPr>
            <w:rFonts w:ascii="宋体" w:eastAsia="宋体" w:hAnsi="宋体" w:hint="eastAsia"/>
            <w:b/>
            <w:bCs/>
            <w:sz w:val="30"/>
            <w:szCs w:val="30"/>
            <w:rPrChange w:id="22" w:author="Guangyu Zhu" w:date="2026-01-01T11:46:00Z" w16du:dateUtc="2026-01-01T03:46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delText>返</w:delText>
        </w:r>
      </w:del>
      <w:r w:rsidR="00E569B0" w:rsidRPr="00C45C60">
        <w:rPr>
          <w:rFonts w:ascii="宋体" w:eastAsia="宋体" w:hAnsi="宋体" w:hint="eastAsia"/>
          <w:b/>
          <w:bCs/>
          <w:sz w:val="30"/>
          <w:szCs w:val="30"/>
          <w:rPrChange w:id="23" w:author="Guangyu Zhu" w:date="2026-01-01T11:46:00Z" w16du:dateUtc="2026-01-01T03:46:00Z">
            <w:rPr>
              <w:rFonts w:ascii="宋体" w:eastAsia="宋体" w:hAnsi="宋体" w:hint="eastAsia"/>
              <w:sz w:val="30"/>
              <w:szCs w:val="30"/>
            </w:rPr>
          </w:rPrChange>
        </w:rPr>
        <w:t>與</w:t>
      </w:r>
      <w:bookmarkStart w:id="24" w:name="_Hlk218160424"/>
      <w:ins w:id="25" w:author="Guangyu Zhu" w:date="2026-01-01T11:42:00Z" w16du:dateUtc="2026-01-01T03:42:00Z">
        <w:r w:rsidRPr="00C45C60">
          <w:rPr>
            <w:rFonts w:ascii="SimSun-ExtB" w:eastAsia="SimSun-ExtB" w:hAnsi="SimSun-ExtB" w:cs="SimSun-ExtB" w:hint="eastAsia"/>
            <w:b/>
            <w:bCs/>
            <w:sz w:val="30"/>
            <w:szCs w:val="30"/>
            <w:rPrChange w:id="26" w:author="Guangyu Zhu" w:date="2026-01-01T11:46:00Z" w16du:dateUtc="2026-01-01T03:46:00Z">
              <w:rPr>
                <w:rFonts w:ascii="SimSun-ExtB" w:eastAsia="SimSun-ExtB" w:hAnsi="SimSun-ExtB" w:cs="SimSun-ExtB" w:hint="eastAsia"/>
                <w:sz w:val="30"/>
                <w:szCs w:val="30"/>
              </w:rPr>
            </w:rPrChange>
          </w:rPr>
          <w:t>𦣞</w:t>
        </w:r>
      </w:ins>
      <w:bookmarkEnd w:id="24"/>
      <w:del w:id="27" w:author="Guangyu Zhu" w:date="2026-01-01T11:42:00Z" w16du:dateUtc="2026-01-01T03:42:00Z">
        <w:r w:rsidR="00E569B0" w:rsidRPr="00C45C60" w:rsidDel="00C45C60">
          <w:rPr>
            <w:rFonts w:ascii="宋体" w:eastAsia="宋体" w:hAnsi="宋体" w:hint="eastAsia"/>
            <w:b/>
            <w:bCs/>
            <w:sz w:val="30"/>
            <w:szCs w:val="30"/>
            <w:rPrChange w:id="28" w:author="Guangyu Zhu" w:date="2026-01-01T11:46:00Z" w16du:dateUtc="2026-01-01T03:46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delText>臣</w:delText>
        </w:r>
      </w:del>
    </w:p>
    <w:p w14:paraId="418B6F8C" w14:textId="5600CCC8" w:rsidR="00E569B0" w:rsidRPr="00E569B0" w:rsidRDefault="00E569B0" w:rsidP="00E569B0">
      <w:pPr>
        <w:rPr>
          <w:rFonts w:ascii="宋体" w:eastAsia="宋体" w:hAnsi="宋体" w:hint="eastAsia"/>
          <w:sz w:val="30"/>
          <w:szCs w:val="30"/>
        </w:rPr>
      </w:pPr>
      <w:r w:rsidRPr="00E569B0">
        <w:rPr>
          <w:rFonts w:ascii="宋体" w:eastAsia="宋体" w:hAnsi="宋体" w:hint="eastAsia"/>
          <w:sz w:val="30"/>
          <w:szCs w:val="30"/>
        </w:rPr>
        <w:t>《緇衣》：“穆</w:t>
      </w:r>
      <w:bookmarkStart w:id="29" w:name="_Hlk218159349"/>
      <w:ins w:id="30" w:author="Guangyu Zhu" w:date="2026-01-01T11:43:00Z" w16du:dateUtc="2026-01-01T03:43:00Z">
        <w:r w:rsidR="00C45C60">
          <w:rPr>
            <w:rFonts w:ascii="宋体" w:eastAsia="宋体" w:hAnsi="宋体" w:hint="eastAsia"/>
            <w:sz w:val="30"/>
            <w:szCs w:val="30"/>
            <w:vertAlign w:val="subscript"/>
          </w:rPr>
          <w:t>=</w:t>
        </w:r>
      </w:ins>
      <w:bookmarkEnd w:id="29"/>
      <w:del w:id="31" w:author="Guangyu Zhu" w:date="2026-01-01T11:43:00Z" w16du:dateUtc="2026-01-01T03:43:00Z">
        <w:r w:rsidRPr="00E569B0" w:rsidDel="00C45C60">
          <w:rPr>
            <w:rFonts w:ascii="宋体" w:eastAsia="宋体" w:hAnsi="宋体" w:hint="eastAsia"/>
            <w:sz w:val="30"/>
            <w:szCs w:val="30"/>
          </w:rPr>
          <w:delText>。</w:delText>
        </w:r>
      </w:del>
      <w:r w:rsidRPr="00E569B0">
        <w:rPr>
          <w:rFonts w:ascii="宋体" w:eastAsia="宋体" w:hAnsi="宋体" w:hint="eastAsia"/>
          <w:sz w:val="30"/>
          <w:szCs w:val="30"/>
        </w:rPr>
        <w:t>（穆穆）文王，於</w:t>
      </w:r>
      <w:bookmarkStart w:id="32" w:name="_Hlk218159325"/>
      <w:ins w:id="33" w:author="Guangyu Zhu" w:date="2026-01-01T11:43:00Z" w16du:dateUtc="2026-01-01T03:43:00Z">
        <w:r w:rsidR="00C45C60" w:rsidRPr="000031FE">
          <w:rPr>
            <w:rFonts w:ascii="SimSun-ExtB" w:eastAsia="SimSun-ExtB" w:hAnsi="SimSun-ExtB" w:cs="SimSun-ExtB" w:hint="eastAsia"/>
            <w:sz w:val="30"/>
            <w:szCs w:val="30"/>
          </w:rPr>
          <w:t>𠦫</w:t>
        </w:r>
      </w:ins>
      <w:bookmarkEnd w:id="32"/>
      <w:del w:id="34" w:author="Guangyu Zhu" w:date="2026-01-01T11:43:00Z" w16du:dateUtc="2026-01-01T03:43:00Z">
        <w:r w:rsidRPr="00E569B0" w:rsidDel="00C45C60">
          <w:rPr>
            <w:rFonts w:ascii="宋体" w:eastAsia="宋体" w:hAnsi="宋体" w:hint="eastAsia"/>
            <w:sz w:val="30"/>
            <w:szCs w:val="30"/>
          </w:rPr>
          <w:delText>计</w:delText>
        </w:r>
      </w:del>
      <w:r w:rsidRPr="00E569B0">
        <w:rPr>
          <w:rFonts w:ascii="宋体" w:eastAsia="宋体" w:hAnsi="宋体" w:hint="eastAsia"/>
          <w:sz w:val="30"/>
          <w:szCs w:val="30"/>
        </w:rPr>
        <w:t>（緝）</w:t>
      </w:r>
      <w:bookmarkStart w:id="35" w:name="_Hlk218159333"/>
      <w:ins w:id="36" w:author="Guangyu Zhu" w:date="2026-01-01T11:43:00Z" w16du:dateUtc="2026-01-01T03:43:00Z">
        <w:r w:rsidR="00C45C60" w:rsidRPr="000031FE">
          <w:rPr>
            <w:rFonts w:ascii="宋体" w:eastAsia="宋体" w:hAnsi="宋体" w:hint="eastAsia"/>
            <w:sz w:val="30"/>
            <w:szCs w:val="30"/>
          </w:rPr>
          <w:t>⿺辶</w:t>
        </w:r>
        <w:r w:rsidR="00C45C60" w:rsidRPr="000031FE">
          <w:rPr>
            <w:rFonts w:ascii="SimSun-ExtB" w:eastAsia="SimSun-ExtB" w:hAnsi="SimSun-ExtB" w:cs="SimSun-ExtB" w:hint="eastAsia"/>
            <w:sz w:val="30"/>
            <w:szCs w:val="30"/>
          </w:rPr>
          <w:t>𦣞</w:t>
        </w:r>
      </w:ins>
      <w:bookmarkEnd w:id="35"/>
      <w:del w:id="37" w:author="Guangyu Zhu" w:date="2026-01-01T11:43:00Z" w16du:dateUtc="2026-01-01T03:43:00Z">
        <w:r w:rsidRPr="00E569B0" w:rsidDel="00C45C60">
          <w:rPr>
            <w:rFonts w:ascii="宋体" w:eastAsia="宋体" w:hAnsi="宋体" w:hint="eastAsia"/>
            <w:sz w:val="30"/>
            <w:szCs w:val="30"/>
          </w:rPr>
          <w:delText>逗</w:delText>
        </w:r>
      </w:del>
      <w:r w:rsidRPr="00E569B0">
        <w:rPr>
          <w:rFonts w:ascii="宋体" w:eastAsia="宋体" w:hAnsi="宋体" w:hint="eastAsia"/>
          <w:sz w:val="30"/>
          <w:szCs w:val="30"/>
        </w:rPr>
        <w:t>（熙）敬</w:t>
      </w:r>
      <w:ins w:id="38" w:author="Guangyu Zhu" w:date="2026-01-01T11:44:00Z" w16du:dateUtc="2026-01-01T03:44:00Z">
        <w:r w:rsidR="00C45C60" w:rsidRPr="00C45C60">
          <w:rPr>
            <w:rFonts w:ascii="宋体" w:eastAsia="宋体" w:hAnsi="宋体" w:hint="eastAsia"/>
            <w:sz w:val="30"/>
            <w:szCs w:val="30"/>
          </w:rPr>
          <w:t>⿱㞢龰</w:t>
        </w:r>
      </w:ins>
      <w:del w:id="39" w:author="Guangyu Zhu" w:date="2026-01-01T11:44:00Z" w16du:dateUtc="2026-01-01T03:44:00Z">
        <w:r w:rsidRPr="00E569B0" w:rsidDel="00C45C60">
          <w:rPr>
            <w:rFonts w:ascii="宋体" w:eastAsia="宋体" w:hAnsi="宋体" w:hint="eastAsia"/>
            <w:sz w:val="30"/>
            <w:szCs w:val="30"/>
          </w:rPr>
          <w:delText>走</w:delText>
        </w:r>
      </w:del>
      <w:r w:rsidRPr="00E569B0">
        <w:rPr>
          <w:rFonts w:ascii="宋体" w:eastAsia="宋体" w:hAnsi="宋体" w:hint="eastAsia"/>
          <w:sz w:val="30"/>
          <w:szCs w:val="30"/>
        </w:rPr>
        <w:t>（止）。”按，上博簡本《緇衣》</w:t>
      </w:r>
      <w:ins w:id="40" w:author="Guangyu Zhu" w:date="2026-01-01T11:45:00Z" w16du:dateUtc="2026-01-01T03:45:00Z">
        <w:r w:rsidR="00C45C60" w:rsidRPr="000031FE">
          <w:rPr>
            <w:rFonts w:ascii="SimSun-ExtB" w:eastAsia="SimSun-ExtB" w:hAnsi="SimSun-ExtB" w:cs="SimSun-ExtB" w:hint="eastAsia"/>
            <w:sz w:val="30"/>
            <w:szCs w:val="30"/>
          </w:rPr>
          <w:t>𠦫</w:t>
        </w:r>
      </w:ins>
      <w:r w:rsidRPr="00E569B0">
        <w:rPr>
          <w:rFonts w:ascii="宋体" w:eastAsia="宋体" w:hAnsi="宋体" w:hint="eastAsia"/>
          <w:sz w:val="30"/>
          <w:szCs w:val="30"/>
        </w:rPr>
        <w:t>（緝）</w:t>
      </w:r>
      <w:ins w:id="41" w:author="Guangyu Zhu" w:date="2026-01-01T11:45:00Z" w16du:dateUtc="2026-01-01T03:45:00Z">
        <w:r w:rsidR="00C45C60" w:rsidRPr="000031FE">
          <w:rPr>
            <w:rFonts w:ascii="宋体" w:eastAsia="宋体" w:hAnsi="宋体" w:hint="eastAsia"/>
            <w:sz w:val="30"/>
            <w:szCs w:val="30"/>
          </w:rPr>
          <w:t>⿺辶</w:t>
        </w:r>
        <w:r w:rsidR="00C45C60" w:rsidRPr="000031FE">
          <w:rPr>
            <w:rFonts w:ascii="SimSun-ExtB" w:eastAsia="SimSun-ExtB" w:hAnsi="SimSun-ExtB" w:cs="SimSun-ExtB" w:hint="eastAsia"/>
            <w:sz w:val="30"/>
            <w:szCs w:val="30"/>
          </w:rPr>
          <w:t>𦣞</w:t>
        </w:r>
      </w:ins>
      <w:r w:rsidRPr="00E569B0">
        <w:rPr>
          <w:rFonts w:ascii="宋体" w:eastAsia="宋体" w:hAnsi="宋体" w:hint="eastAsia"/>
          <w:sz w:val="30"/>
          <w:szCs w:val="30"/>
        </w:rPr>
        <w:t>（熙）作</w:t>
      </w:r>
      <w:ins w:id="42" w:author="Guangyu Zhu" w:date="2026-01-01T11:45:00Z" w16du:dateUtc="2026-01-01T03:45:00Z">
        <w:r w:rsidR="00C45C60" w:rsidRPr="009D29A8">
          <w:rPr>
            <w:rFonts w:ascii="宋体" w:eastAsia="宋体" w:hAnsi="宋体" w:hint="eastAsia"/>
            <w:sz w:val="30"/>
            <w:szCs w:val="30"/>
          </w:rPr>
          <w:t>⿱</w:t>
        </w:r>
        <w:r w:rsidR="00C45C60" w:rsidRPr="009D29A8">
          <w:rPr>
            <w:rFonts w:ascii="SimSun-ExtB" w:eastAsia="SimSun-ExtB" w:hAnsi="SimSun-ExtB" w:cs="SimSun-ExtB" w:hint="eastAsia"/>
            <w:sz w:val="30"/>
            <w:szCs w:val="30"/>
          </w:rPr>
          <w:t>𫠩𦣞</w:t>
        </w:r>
        <w:r w:rsidR="00C45C60">
          <w:rPr>
            <w:rFonts w:ascii="宋体" w:eastAsia="宋体" w:hAnsi="宋体" w:hint="eastAsia"/>
            <w:sz w:val="30"/>
            <w:szCs w:val="30"/>
            <w:vertAlign w:val="subscript"/>
          </w:rPr>
          <w:t>=</w:t>
        </w:r>
      </w:ins>
      <w:r w:rsidRPr="00E569B0">
        <w:rPr>
          <w:rFonts w:ascii="宋体" w:eastAsia="宋体" w:hAnsi="宋体" w:hint="eastAsia"/>
          <w:sz w:val="30"/>
          <w:szCs w:val="30"/>
        </w:rPr>
        <w:t>（緝熙）。“</w:t>
      </w:r>
      <w:ins w:id="43" w:author="Guangyu Zhu" w:date="2026-01-01T11:45:00Z" w16du:dateUtc="2026-01-01T03:45:00Z">
        <w:r w:rsidR="00C45C60" w:rsidRPr="009D29A8">
          <w:rPr>
            <w:rFonts w:ascii="宋体" w:eastAsia="宋体" w:hAnsi="宋体" w:hint="eastAsia"/>
            <w:sz w:val="30"/>
            <w:szCs w:val="30"/>
          </w:rPr>
          <w:t>⿱</w:t>
        </w:r>
        <w:r w:rsidR="00C45C60" w:rsidRPr="009D29A8">
          <w:rPr>
            <w:rFonts w:ascii="SimSun-ExtB" w:eastAsia="SimSun-ExtB" w:hAnsi="SimSun-ExtB" w:cs="SimSun-ExtB" w:hint="eastAsia"/>
            <w:sz w:val="30"/>
            <w:szCs w:val="30"/>
          </w:rPr>
          <w:t>𫠩𦣞</w:t>
        </w:r>
        <w:r w:rsidR="00C45C60">
          <w:rPr>
            <w:rFonts w:ascii="宋体" w:eastAsia="宋体" w:hAnsi="宋体" w:hint="eastAsia"/>
            <w:sz w:val="30"/>
            <w:szCs w:val="30"/>
            <w:vertAlign w:val="subscript"/>
          </w:rPr>
          <w:t>=</w:t>
        </w:r>
      </w:ins>
      <w:del w:id="44" w:author="Guangyu Zhu" w:date="2026-01-01T11:45:00Z" w16du:dateUtc="2026-01-01T03:45:00Z">
        <w:r w:rsidRPr="00E569B0" w:rsidDel="00C45C60">
          <w:rPr>
            <w:rFonts w:ascii="宋体" w:eastAsia="宋体" w:hAnsi="宋体" w:hint="eastAsia"/>
            <w:sz w:val="30"/>
            <w:szCs w:val="30"/>
          </w:rPr>
          <w:delText>。</w:delText>
        </w:r>
      </w:del>
      <w:r w:rsidRPr="00E569B0">
        <w:rPr>
          <w:rFonts w:ascii="宋体" w:eastAsia="宋体" w:hAnsi="宋体" w:hint="eastAsia"/>
          <w:sz w:val="30"/>
          <w:szCs w:val="30"/>
        </w:rPr>
        <w:t>（緝熙）”從李家浩《釋上博戰國竹書&lt;緇衣&gt;中的“</w:t>
      </w:r>
      <w:ins w:id="45" w:author="Guangyu Zhu" w:date="2026-01-01T11:45:00Z" w16du:dateUtc="2026-01-01T03:45:00Z">
        <w:r w:rsidR="00C45C60" w:rsidRPr="009D29A8">
          <w:rPr>
            <w:rFonts w:ascii="SimSun-ExtB" w:eastAsia="SimSun-ExtB" w:hAnsi="SimSun-ExtB" w:cs="SimSun-ExtB" w:hint="eastAsia"/>
            <w:sz w:val="30"/>
            <w:szCs w:val="30"/>
          </w:rPr>
          <w:t>𫠩</w:t>
        </w:r>
      </w:ins>
      <w:del w:id="46" w:author="Guangyu Zhu" w:date="2026-01-01T11:45:00Z" w16du:dateUtc="2026-01-01T03:45:00Z">
        <w:r w:rsidRPr="00E569B0" w:rsidDel="00C45C60">
          <w:rPr>
            <w:rFonts w:ascii="宋体" w:eastAsia="宋体" w:hAnsi="宋体" w:hint="eastAsia"/>
            <w:sz w:val="30"/>
            <w:szCs w:val="30"/>
          </w:rPr>
          <w:delText>茲</w:delText>
        </w:r>
      </w:del>
      <w:ins w:id="47" w:author="Guangyu Zhu" w:date="2026-01-01T11:46:00Z" w16du:dateUtc="2026-01-01T03:46:00Z">
        <w:r w:rsidR="00C45C60" w:rsidRPr="00C45C60">
          <w:rPr>
            <w:rFonts w:ascii="SimSun-ExtB" w:eastAsia="SimSun-ExtB" w:hAnsi="SimSun-ExtB" w:cs="SimSun-ExtB" w:hint="eastAsia"/>
            <w:sz w:val="30"/>
            <w:szCs w:val="30"/>
          </w:rPr>
          <w:t>𦣞</w:t>
        </w:r>
      </w:ins>
      <w:del w:id="48" w:author="Guangyu Zhu" w:date="2026-01-01T11:46:00Z" w16du:dateUtc="2026-01-01T03:46:00Z">
        <w:r w:rsidRPr="00E569B0" w:rsidDel="00C45C60">
          <w:rPr>
            <w:rFonts w:ascii="宋体" w:eastAsia="宋体" w:hAnsi="宋体" w:hint="eastAsia"/>
            <w:sz w:val="30"/>
            <w:szCs w:val="30"/>
          </w:rPr>
          <w:delText>臣</w:delText>
        </w:r>
      </w:del>
      <w:r w:rsidRPr="00E569B0">
        <w:rPr>
          <w:rFonts w:ascii="宋体" w:eastAsia="宋体" w:hAnsi="宋体" w:hint="eastAsia"/>
          <w:sz w:val="30"/>
          <w:szCs w:val="30"/>
        </w:rPr>
        <w:t>”合文》（《康樂集：曾憲通教授七十壽慶論文集》，中山大學出版社，2006年，21頁）釋讀。</w:t>
      </w:r>
    </w:p>
    <w:p w14:paraId="1D4330D8" w14:textId="6EDE97A6" w:rsidR="00E569B0" w:rsidRPr="00EB67E9" w:rsidRDefault="00EB67E9" w:rsidP="00E569B0">
      <w:pPr>
        <w:rPr>
          <w:rFonts w:ascii="宋体" w:eastAsia="宋体" w:hAnsi="宋体" w:hint="eastAsia"/>
          <w:b/>
          <w:bCs/>
          <w:sz w:val="30"/>
          <w:szCs w:val="30"/>
          <w:rPrChange w:id="49" w:author="Guangyu Zhu" w:date="2026-01-01T11:47:00Z" w16du:dateUtc="2026-01-01T03:47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ins w:id="50" w:author="Guangyu Zhu" w:date="2026-01-01T11:47:00Z" w16du:dateUtc="2026-01-01T03:47:00Z">
        <w:r w:rsidRPr="00EB67E9">
          <w:rPr>
            <w:rFonts w:ascii="宋体" w:eastAsia="宋体" w:hAnsi="宋体" w:hint="eastAsia"/>
            <w:b/>
            <w:bCs/>
            <w:sz w:val="30"/>
            <w:szCs w:val="30"/>
            <w:rPrChange w:id="51" w:author="Guangyu Zhu" w:date="2026-01-01T11:47:00Z" w16du:dateUtc="2026-01-01T03:47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lastRenderedPageBreak/>
          <w:t>⿺辶</w:t>
        </w:r>
        <w:r w:rsidRPr="00EB67E9">
          <w:rPr>
            <w:rFonts w:ascii="SimSun-ExtB" w:eastAsia="SimSun-ExtB" w:hAnsi="SimSun-ExtB" w:cs="SimSun-ExtB" w:hint="eastAsia"/>
            <w:b/>
            <w:bCs/>
            <w:sz w:val="30"/>
            <w:szCs w:val="30"/>
            <w:rPrChange w:id="52" w:author="Guangyu Zhu" w:date="2026-01-01T11:47:00Z" w16du:dateUtc="2026-01-01T03:47:00Z">
              <w:rPr>
                <w:rFonts w:ascii="SimSun-ExtB" w:eastAsia="SimSun-ExtB" w:hAnsi="SimSun-ExtB" w:cs="SimSun-ExtB" w:hint="eastAsia"/>
                <w:sz w:val="30"/>
                <w:szCs w:val="30"/>
              </w:rPr>
            </w:rPrChange>
          </w:rPr>
          <w:t>𦣞</w:t>
        </w:r>
      </w:ins>
      <w:del w:id="53" w:author="Guangyu Zhu" w:date="2026-01-01T11:47:00Z" w16du:dateUtc="2026-01-01T03:47:00Z">
        <w:r w:rsidR="00E569B0" w:rsidRPr="00EB67E9" w:rsidDel="00EB67E9">
          <w:rPr>
            <w:rFonts w:ascii="宋体" w:eastAsia="宋体" w:hAnsi="宋体" w:hint="eastAsia"/>
            <w:b/>
            <w:bCs/>
            <w:sz w:val="30"/>
            <w:szCs w:val="30"/>
            <w:rPrChange w:id="54" w:author="Guangyu Zhu" w:date="2026-01-01T11:47:00Z" w16du:dateUtc="2026-01-01T03:47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delText>返</w:delText>
        </w:r>
      </w:del>
      <w:r w:rsidR="00E569B0" w:rsidRPr="00EB67E9">
        <w:rPr>
          <w:rFonts w:ascii="宋体" w:eastAsia="宋体" w:hAnsi="宋体" w:hint="eastAsia"/>
          <w:b/>
          <w:bCs/>
          <w:sz w:val="30"/>
          <w:szCs w:val="30"/>
          <w:rPrChange w:id="55" w:author="Guangyu Zhu" w:date="2026-01-01T11:47:00Z" w16du:dateUtc="2026-01-01T03:47:00Z">
            <w:rPr>
              <w:rFonts w:ascii="宋体" w:eastAsia="宋体" w:hAnsi="宋体" w:hint="eastAsia"/>
              <w:sz w:val="30"/>
              <w:szCs w:val="30"/>
            </w:rPr>
          </w:rPrChange>
        </w:rPr>
        <w:t>與熙</w:t>
      </w:r>
    </w:p>
    <w:p w14:paraId="35B57FEC" w14:textId="2E19605C" w:rsidR="00E569B0" w:rsidRPr="00E569B0" w:rsidRDefault="00E569B0" w:rsidP="00E569B0">
      <w:pPr>
        <w:rPr>
          <w:rFonts w:ascii="宋体" w:eastAsia="宋体" w:hAnsi="宋体" w:hint="eastAsia"/>
          <w:sz w:val="30"/>
          <w:szCs w:val="30"/>
        </w:rPr>
      </w:pPr>
      <w:r w:rsidRPr="00E569B0">
        <w:rPr>
          <w:rFonts w:ascii="宋体" w:eastAsia="宋体" w:hAnsi="宋体" w:hint="eastAsia"/>
          <w:sz w:val="30"/>
          <w:szCs w:val="30"/>
        </w:rPr>
        <w:t>《緇衣》：“穆</w:t>
      </w:r>
      <w:r w:rsidRPr="00EB67E9">
        <w:rPr>
          <w:rFonts w:ascii="宋体" w:eastAsia="宋体" w:hAnsi="宋体" w:hint="eastAsia"/>
          <w:sz w:val="30"/>
          <w:szCs w:val="30"/>
          <w:vertAlign w:val="subscript"/>
          <w:rPrChange w:id="56" w:author="Guangyu Zhu" w:date="2026-01-01T11:47:00Z" w16du:dateUtc="2026-01-01T03:47:00Z">
            <w:rPr>
              <w:rFonts w:ascii="宋体" w:eastAsia="宋体" w:hAnsi="宋体" w:hint="eastAsia"/>
              <w:sz w:val="30"/>
              <w:szCs w:val="30"/>
            </w:rPr>
          </w:rPrChange>
        </w:rPr>
        <w:t>=</w:t>
      </w:r>
      <w:r w:rsidRPr="00E569B0">
        <w:rPr>
          <w:rFonts w:ascii="宋体" w:eastAsia="宋体" w:hAnsi="宋体" w:hint="eastAsia"/>
          <w:sz w:val="30"/>
          <w:szCs w:val="30"/>
        </w:rPr>
        <w:t>（穆穆）文王，於</w:t>
      </w:r>
      <w:ins w:id="57" w:author="Guangyu Zhu" w:date="2026-01-01T11:47:00Z" w16du:dateUtc="2026-01-01T03:47:00Z">
        <w:r w:rsidR="00EB67E9" w:rsidRPr="000031FE">
          <w:rPr>
            <w:rFonts w:ascii="SimSun-ExtB" w:eastAsia="SimSun-ExtB" w:hAnsi="SimSun-ExtB" w:cs="SimSun-ExtB" w:hint="eastAsia"/>
            <w:sz w:val="30"/>
            <w:szCs w:val="30"/>
          </w:rPr>
          <w:t>𠦫</w:t>
        </w:r>
      </w:ins>
      <w:del w:id="58" w:author="Guangyu Zhu" w:date="2026-01-01T11:47:00Z" w16du:dateUtc="2026-01-01T03:47:00Z">
        <w:r w:rsidRPr="00E569B0" w:rsidDel="00EB67E9">
          <w:rPr>
            <w:rFonts w:ascii="宋体" w:eastAsia="宋体" w:hAnsi="宋体" w:hint="eastAsia"/>
            <w:sz w:val="30"/>
            <w:szCs w:val="30"/>
          </w:rPr>
          <w:delText>计</w:delText>
        </w:r>
      </w:del>
      <w:r w:rsidRPr="00E569B0">
        <w:rPr>
          <w:rFonts w:ascii="宋体" w:eastAsia="宋体" w:hAnsi="宋体" w:hint="eastAsia"/>
          <w:sz w:val="30"/>
          <w:szCs w:val="30"/>
        </w:rPr>
        <w:t>（緝）</w:t>
      </w:r>
      <w:ins w:id="59" w:author="Guangyu Zhu" w:date="2026-01-01T11:47:00Z" w16du:dateUtc="2026-01-01T03:47:00Z">
        <w:r w:rsidR="00EB67E9" w:rsidRPr="000031FE">
          <w:rPr>
            <w:rFonts w:ascii="宋体" w:eastAsia="宋体" w:hAnsi="宋体" w:hint="eastAsia"/>
            <w:sz w:val="30"/>
            <w:szCs w:val="30"/>
          </w:rPr>
          <w:t>⿺辶</w:t>
        </w:r>
        <w:r w:rsidR="00EB67E9" w:rsidRPr="000031FE">
          <w:rPr>
            <w:rFonts w:ascii="SimSun-ExtB" w:eastAsia="SimSun-ExtB" w:hAnsi="SimSun-ExtB" w:cs="SimSun-ExtB" w:hint="eastAsia"/>
            <w:sz w:val="30"/>
            <w:szCs w:val="30"/>
          </w:rPr>
          <w:t>𦣞</w:t>
        </w:r>
      </w:ins>
      <w:del w:id="60" w:author="Guangyu Zhu" w:date="2026-01-01T11:47:00Z" w16du:dateUtc="2026-01-01T03:47:00Z">
        <w:r w:rsidRPr="00E569B0" w:rsidDel="00EB67E9">
          <w:rPr>
            <w:rFonts w:ascii="宋体" w:eastAsia="宋体" w:hAnsi="宋体" w:hint="eastAsia"/>
            <w:sz w:val="30"/>
            <w:szCs w:val="30"/>
          </w:rPr>
          <w:delText>返</w:delText>
        </w:r>
      </w:del>
      <w:r w:rsidRPr="00E569B0">
        <w:rPr>
          <w:rFonts w:ascii="宋体" w:eastAsia="宋体" w:hAnsi="宋体" w:hint="eastAsia"/>
          <w:sz w:val="30"/>
          <w:szCs w:val="30"/>
        </w:rPr>
        <w:t>（熙）敬</w:t>
      </w:r>
      <w:ins w:id="61" w:author="Guangyu Zhu" w:date="2026-01-01T11:47:00Z" w16du:dateUtc="2026-01-01T03:47:00Z">
        <w:r w:rsidR="00EB67E9" w:rsidRPr="00C45C60">
          <w:rPr>
            <w:rFonts w:ascii="宋体" w:eastAsia="宋体" w:hAnsi="宋体" w:hint="eastAsia"/>
            <w:sz w:val="30"/>
            <w:szCs w:val="30"/>
          </w:rPr>
          <w:t>⿱㞢龰</w:t>
        </w:r>
      </w:ins>
      <w:del w:id="62" w:author="Guangyu Zhu" w:date="2026-01-01T11:47:00Z" w16du:dateUtc="2026-01-01T03:47:00Z">
        <w:r w:rsidRPr="00E569B0" w:rsidDel="00EB67E9">
          <w:rPr>
            <w:rFonts w:ascii="宋体" w:eastAsia="宋体" w:hAnsi="宋体" w:hint="eastAsia"/>
            <w:sz w:val="30"/>
            <w:szCs w:val="30"/>
          </w:rPr>
          <w:delText>走</w:delText>
        </w:r>
      </w:del>
      <w:r w:rsidRPr="00E569B0">
        <w:rPr>
          <w:rFonts w:ascii="宋体" w:eastAsia="宋体" w:hAnsi="宋体" w:hint="eastAsia"/>
          <w:sz w:val="30"/>
          <w:szCs w:val="30"/>
        </w:rPr>
        <w:t>（止）。”</w:t>
      </w:r>
    </w:p>
    <w:p w14:paraId="0EF95615" w14:textId="52B2293F" w:rsidR="00E569B0" w:rsidRPr="00C1731F" w:rsidRDefault="00C1731F" w:rsidP="00E569B0">
      <w:pPr>
        <w:rPr>
          <w:rFonts w:ascii="宋体" w:eastAsia="宋体" w:hAnsi="宋体" w:hint="eastAsia"/>
          <w:b/>
          <w:bCs/>
          <w:sz w:val="30"/>
          <w:szCs w:val="30"/>
          <w:rPrChange w:id="63" w:author="Guangyu Zhu" w:date="2026-01-01T11:48:00Z" w16du:dateUtc="2026-01-01T03:48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ins w:id="64" w:author="Guangyu Zhu" w:date="2026-01-01T11:48:00Z" w16du:dateUtc="2026-01-01T03:48:00Z">
        <w:r w:rsidRPr="00C1731F">
          <w:rPr>
            <w:rFonts w:ascii="SimSun-ExtG" w:eastAsia="SimSun-ExtG" w:hAnsi="SimSun-ExtG" w:cs="SimSun-ExtG" w:hint="eastAsia"/>
            <w:b/>
            <w:bCs/>
            <w:sz w:val="30"/>
            <w:szCs w:val="30"/>
            <w:rPrChange w:id="65" w:author="Guangyu Zhu" w:date="2026-01-01T11:48:00Z" w16du:dateUtc="2026-01-01T03:48:00Z">
              <w:rPr>
                <w:rFonts w:ascii="SimSun-ExtG" w:eastAsia="SimSun-ExtG" w:hAnsi="SimSun-ExtG" w:cs="SimSun-ExtG" w:hint="eastAsia"/>
                <w:sz w:val="30"/>
                <w:szCs w:val="30"/>
              </w:rPr>
            </w:rPrChange>
          </w:rPr>
          <w:t>𱗧</w:t>
        </w:r>
      </w:ins>
      <w:del w:id="66" w:author="Guangyu Zhu" w:date="2026-01-01T11:48:00Z" w16du:dateUtc="2026-01-01T03:48:00Z">
        <w:r w:rsidR="00E569B0" w:rsidRPr="00C1731F" w:rsidDel="00C1731F">
          <w:rPr>
            <w:rFonts w:ascii="宋体" w:eastAsia="宋体" w:hAnsi="宋体" w:hint="eastAsia"/>
            <w:b/>
            <w:bCs/>
            <w:sz w:val="30"/>
            <w:szCs w:val="30"/>
            <w:rPrChange w:id="67" w:author="Guangyu Zhu" w:date="2026-01-01T11:48:00Z" w16du:dateUtc="2026-01-01T03:48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delText>埿</w:delText>
        </w:r>
      </w:del>
      <w:r w:rsidR="00E569B0" w:rsidRPr="00C1731F">
        <w:rPr>
          <w:rFonts w:ascii="宋体" w:eastAsia="宋体" w:hAnsi="宋体" w:hint="eastAsia"/>
          <w:b/>
          <w:bCs/>
          <w:sz w:val="30"/>
          <w:szCs w:val="30"/>
          <w:rPrChange w:id="68" w:author="Guangyu Zhu" w:date="2026-01-01T11:48:00Z" w16du:dateUtc="2026-01-01T03:48:00Z">
            <w:rPr>
              <w:rFonts w:ascii="宋体" w:eastAsia="宋体" w:hAnsi="宋体" w:hint="eastAsia"/>
              <w:sz w:val="30"/>
              <w:szCs w:val="30"/>
            </w:rPr>
          </w:rPrChange>
        </w:rPr>
        <w:t>與汜</w:t>
      </w:r>
    </w:p>
    <w:p w14:paraId="0E6812D6" w14:textId="3E694C74" w:rsidR="00E569B0" w:rsidRPr="00E569B0" w:rsidRDefault="00E569B0" w:rsidP="00E569B0">
      <w:pPr>
        <w:rPr>
          <w:rFonts w:ascii="宋体" w:eastAsia="宋体" w:hAnsi="宋体" w:hint="eastAsia"/>
          <w:sz w:val="30"/>
          <w:szCs w:val="30"/>
        </w:rPr>
      </w:pPr>
      <w:r w:rsidRPr="00E569B0">
        <w:rPr>
          <w:rFonts w:ascii="宋体" w:eastAsia="宋体" w:hAnsi="宋体" w:hint="eastAsia"/>
          <w:sz w:val="30"/>
          <w:szCs w:val="30"/>
        </w:rPr>
        <w:t>《繫年十五》：“爲長</w:t>
      </w:r>
      <w:ins w:id="69" w:author="Guangyu Zhu" w:date="2026-01-01T12:08:00Z" w16du:dateUtc="2026-01-01T04:08:00Z">
        <w:r w:rsidR="00EB0B17" w:rsidRPr="00EB0B17">
          <w:rPr>
            <w:rFonts w:ascii="SimSun-ExtG" w:eastAsia="SimSun-ExtG" w:hAnsi="SimSun-ExtG" w:cs="SimSun-ExtG" w:hint="eastAsia"/>
            <w:sz w:val="30"/>
            <w:szCs w:val="30"/>
          </w:rPr>
          <w:t>𱪐</w:t>
        </w:r>
      </w:ins>
      <w:del w:id="70" w:author="Guangyu Zhu" w:date="2026-01-01T12:08:00Z" w16du:dateUtc="2026-01-01T04:08:00Z">
        <w:r w:rsidRPr="00E569B0" w:rsidDel="00EB0B17">
          <w:rPr>
            <w:rFonts w:ascii="宋体" w:eastAsia="宋体" w:hAnsi="宋体" w:hint="eastAsia"/>
            <w:sz w:val="30"/>
            <w:szCs w:val="30"/>
          </w:rPr>
          <w:delText>澈</w:delText>
        </w:r>
      </w:del>
      <w:r w:rsidRPr="00E569B0">
        <w:rPr>
          <w:rFonts w:ascii="宋体" w:eastAsia="宋体" w:hAnsi="宋体" w:hint="eastAsia"/>
          <w:sz w:val="30"/>
          <w:szCs w:val="30"/>
        </w:rPr>
        <w:t>（壑）而</w:t>
      </w:r>
      <w:ins w:id="71" w:author="Guangyu Zhu" w:date="2026-01-01T12:08:00Z" w16du:dateUtc="2026-01-01T04:08:00Z">
        <w:r w:rsidR="00EB0B17" w:rsidRPr="00EB0B17">
          <w:rPr>
            <w:rFonts w:ascii="SimSun-ExtG" w:eastAsia="SimSun-ExtG" w:hAnsi="SimSun-ExtG" w:cs="SimSun-ExtG" w:hint="eastAsia"/>
            <w:sz w:val="30"/>
            <w:szCs w:val="30"/>
          </w:rPr>
          <w:t>𱗧</w:t>
        </w:r>
      </w:ins>
      <w:del w:id="72" w:author="Guangyu Zhu" w:date="2026-01-01T12:08:00Z" w16du:dateUtc="2026-01-01T04:08:00Z">
        <w:r w:rsidRPr="00E569B0" w:rsidDel="00EB0B17">
          <w:rPr>
            <w:rFonts w:ascii="宋体" w:eastAsia="宋体" w:hAnsi="宋体" w:hint="eastAsia"/>
            <w:sz w:val="30"/>
            <w:szCs w:val="30"/>
          </w:rPr>
          <w:delText>渠</w:delText>
        </w:r>
      </w:del>
      <w:r w:rsidRPr="00E569B0">
        <w:rPr>
          <w:rFonts w:ascii="宋体" w:eastAsia="宋体" w:hAnsi="宋体" w:hint="eastAsia"/>
          <w:sz w:val="30"/>
          <w:szCs w:val="30"/>
        </w:rPr>
        <w:t>（汜）之，以敗楚</w:t>
      </w:r>
      <w:del w:id="73" w:author="Guangyu Zhu" w:date="2026-01-01T12:08:00Z" w16du:dateUtc="2026-01-01T04:08:00Z">
        <w:r w:rsidRPr="00E569B0" w:rsidDel="009035F8">
          <w:rPr>
            <w:rFonts w:ascii="宋体" w:eastAsia="宋体" w:hAnsi="宋体" w:hint="eastAsia"/>
            <w:sz w:val="30"/>
            <w:szCs w:val="30"/>
          </w:rPr>
          <w:delText>自</w:delText>
        </w:r>
      </w:del>
      <w:ins w:id="74" w:author="Guangyu Zhu" w:date="2026-01-01T12:09:00Z" w16du:dateUtc="2026-01-01T04:09:00Z">
        <w:r w:rsidR="009035F8" w:rsidRPr="009035F8">
          <w:rPr>
            <w:rFonts w:ascii="SimSun-ExtB" w:eastAsia="SimSun-ExtB" w:hAnsi="SimSun-ExtB" w:cs="SimSun-ExtB" w:hint="eastAsia"/>
            <w:sz w:val="30"/>
            <w:szCs w:val="30"/>
          </w:rPr>
          <w:t>𠂤</w:t>
        </w:r>
      </w:ins>
      <w:r w:rsidRPr="00E569B0">
        <w:rPr>
          <w:rFonts w:ascii="宋体" w:eastAsia="宋体" w:hAnsi="宋体" w:hint="eastAsia"/>
          <w:sz w:val="30"/>
          <w:szCs w:val="30"/>
        </w:rPr>
        <w:t>（師），是雞父之</w:t>
      </w:r>
      <w:ins w:id="75" w:author="Guangyu Zhu" w:date="2026-01-01T12:09:00Z" w16du:dateUtc="2026-01-01T04:09:00Z">
        <w:r w:rsidR="009035F8" w:rsidRPr="00EB0B17">
          <w:rPr>
            <w:rFonts w:ascii="SimSun-ExtG" w:eastAsia="SimSun-ExtG" w:hAnsi="SimSun-ExtG" w:cs="SimSun-ExtG" w:hint="eastAsia"/>
            <w:sz w:val="30"/>
            <w:szCs w:val="30"/>
          </w:rPr>
          <w:t>𱗧</w:t>
        </w:r>
      </w:ins>
      <w:del w:id="76" w:author="Guangyu Zhu" w:date="2026-01-01T12:09:00Z" w16du:dateUtc="2026-01-01T04:09:00Z">
        <w:r w:rsidRPr="00E569B0" w:rsidDel="009035F8">
          <w:rPr>
            <w:rFonts w:ascii="宋体" w:eastAsia="宋体" w:hAnsi="宋体" w:hint="eastAsia"/>
            <w:sz w:val="30"/>
            <w:szCs w:val="30"/>
          </w:rPr>
          <w:delText>渠</w:delText>
        </w:r>
      </w:del>
      <w:r w:rsidRPr="00E569B0">
        <w:rPr>
          <w:rFonts w:ascii="宋体" w:eastAsia="宋体" w:hAnsi="宋体" w:hint="eastAsia"/>
          <w:sz w:val="30"/>
          <w:szCs w:val="30"/>
        </w:rPr>
        <w:t>（汜）。”</w:t>
      </w:r>
    </w:p>
    <w:p w14:paraId="3E21FA42" w14:textId="3EFACEFA" w:rsidR="009035F8" w:rsidRPr="009035F8" w:rsidRDefault="009035F8" w:rsidP="00E569B0">
      <w:pPr>
        <w:rPr>
          <w:ins w:id="77" w:author="Guangyu Zhu" w:date="2026-01-01T12:09:00Z" w16du:dateUtc="2026-01-01T04:09:00Z"/>
          <w:rFonts w:ascii="宋体" w:eastAsia="宋体" w:hAnsi="宋体" w:hint="eastAsia"/>
          <w:b/>
          <w:bCs/>
          <w:sz w:val="30"/>
          <w:szCs w:val="30"/>
          <w:rPrChange w:id="78" w:author="Guangyu Zhu" w:date="2026-01-01T12:09:00Z" w16du:dateUtc="2026-01-01T04:09:00Z">
            <w:rPr>
              <w:ins w:id="79" w:author="Guangyu Zhu" w:date="2026-01-01T12:09:00Z" w16du:dateUtc="2026-01-01T04:09:00Z"/>
              <w:rFonts w:ascii="宋体" w:eastAsia="宋体" w:hAnsi="宋体" w:hint="eastAsia"/>
              <w:sz w:val="30"/>
              <w:szCs w:val="30"/>
            </w:rPr>
          </w:rPrChange>
        </w:rPr>
      </w:pPr>
      <w:ins w:id="80" w:author="Guangyu Zhu" w:date="2026-01-01T12:10:00Z" w16du:dateUtc="2026-01-01T04:10:00Z">
        <w:r w:rsidRPr="009035F8">
          <w:rPr>
            <w:rFonts w:ascii="宋体" w:eastAsia="宋体" w:hAnsi="宋体" w:hint="eastAsia"/>
            <w:b/>
            <w:bCs/>
            <w:sz w:val="30"/>
            <w:szCs w:val="30"/>
          </w:rPr>
          <w:t>㠯</w:t>
        </w:r>
      </w:ins>
      <w:del w:id="81" w:author="Guangyu Zhu" w:date="2026-01-01T12:10:00Z" w16du:dateUtc="2026-01-01T04:10:00Z">
        <w:r w:rsidR="00E569B0" w:rsidRPr="009035F8" w:rsidDel="009035F8">
          <w:rPr>
            <w:rFonts w:ascii="宋体" w:eastAsia="宋体" w:hAnsi="宋体" w:hint="eastAsia"/>
            <w:b/>
            <w:bCs/>
            <w:sz w:val="30"/>
            <w:szCs w:val="30"/>
            <w:rPrChange w:id="82" w:author="Guangyu Zhu" w:date="2026-01-01T12:09:00Z" w16du:dateUtc="2026-01-01T04:09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delText>目</w:delText>
        </w:r>
      </w:del>
      <w:r w:rsidR="00E569B0" w:rsidRPr="009035F8">
        <w:rPr>
          <w:rFonts w:ascii="宋体" w:eastAsia="宋体" w:hAnsi="宋体" w:hint="eastAsia"/>
          <w:b/>
          <w:bCs/>
          <w:sz w:val="30"/>
          <w:szCs w:val="30"/>
          <w:rPrChange w:id="83" w:author="Guangyu Zhu" w:date="2026-01-01T12:09:00Z" w16du:dateUtc="2026-01-01T04:09:00Z">
            <w:rPr>
              <w:rFonts w:ascii="宋体" w:eastAsia="宋体" w:hAnsi="宋体" w:hint="eastAsia"/>
              <w:sz w:val="30"/>
              <w:szCs w:val="30"/>
            </w:rPr>
          </w:rPrChange>
        </w:rPr>
        <w:t>字聲系</w:t>
      </w:r>
    </w:p>
    <w:p w14:paraId="49A75FDA" w14:textId="69E981B5" w:rsidR="00E569B0" w:rsidRPr="009035F8" w:rsidRDefault="00E569B0" w:rsidP="00E569B0">
      <w:pPr>
        <w:rPr>
          <w:rFonts w:ascii="宋体" w:eastAsia="宋体" w:hAnsi="宋体" w:hint="eastAsia"/>
          <w:b/>
          <w:bCs/>
          <w:sz w:val="30"/>
          <w:szCs w:val="30"/>
          <w:rPrChange w:id="84" w:author="Guangyu Zhu" w:date="2026-01-01T12:09:00Z" w16du:dateUtc="2026-01-01T04:09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9035F8">
        <w:rPr>
          <w:rFonts w:ascii="宋体" w:eastAsia="宋体" w:hAnsi="宋体" w:hint="eastAsia"/>
          <w:b/>
          <w:bCs/>
          <w:sz w:val="30"/>
          <w:szCs w:val="30"/>
          <w:rPrChange w:id="85" w:author="Guangyu Zhu" w:date="2026-01-01T12:09:00Z" w16du:dateUtc="2026-01-01T04:09:00Z">
            <w:rPr>
              <w:rFonts w:ascii="宋体" w:eastAsia="宋体" w:hAnsi="宋体" w:hint="eastAsia"/>
              <w:sz w:val="30"/>
              <w:szCs w:val="30"/>
            </w:rPr>
          </w:rPrChange>
        </w:rPr>
        <w:t>以與已</w:t>
      </w:r>
    </w:p>
    <w:p w14:paraId="503FB76F" w14:textId="77777777" w:rsidR="00E569B0" w:rsidRPr="00E569B0" w:rsidRDefault="00E569B0" w:rsidP="00E569B0">
      <w:pPr>
        <w:rPr>
          <w:rFonts w:ascii="宋体" w:eastAsia="宋体" w:hAnsi="宋体" w:hint="eastAsia"/>
          <w:sz w:val="30"/>
          <w:szCs w:val="30"/>
        </w:rPr>
      </w:pPr>
      <w:r w:rsidRPr="00E569B0">
        <w:rPr>
          <w:rFonts w:ascii="宋体" w:eastAsia="宋体" w:hAnsi="宋体" w:hint="eastAsia"/>
          <w:sz w:val="30"/>
          <w:szCs w:val="30"/>
        </w:rPr>
        <w:t>《答問》：“以（已）乞鞫及爲人乞鞫者，獄已斷乃聽，且未斷猶聽殹（也）？”</w:t>
      </w:r>
    </w:p>
    <w:p w14:paraId="49298045" w14:textId="77777777" w:rsidR="00B2401D" w:rsidRDefault="00E569B0" w:rsidP="00E569B0">
      <w:pPr>
        <w:rPr>
          <w:ins w:id="86" w:author="Guangyu Zhu" w:date="2026-01-01T12:12:00Z" w16du:dateUtc="2026-01-01T04:12:00Z"/>
          <w:rFonts w:ascii="宋体" w:eastAsia="宋体" w:hAnsi="宋体" w:hint="eastAsia"/>
          <w:sz w:val="30"/>
          <w:szCs w:val="30"/>
        </w:rPr>
      </w:pPr>
      <w:r w:rsidRPr="00E569B0">
        <w:rPr>
          <w:rFonts w:ascii="宋体" w:eastAsia="宋体" w:hAnsi="宋体" w:hint="eastAsia"/>
          <w:sz w:val="30"/>
          <w:szCs w:val="30"/>
        </w:rPr>
        <w:t>《戰國三》：“勺（趙）以（已）用薛公、徐爲之謀謹齊，故齊</w:t>
      </w:r>
      <w:del w:id="87" w:author="Guangyu Zhu" w:date="2026-01-01T12:12:00Z" w16du:dateUtc="2026-01-01T04:12:00Z">
        <w:r w:rsidRPr="00E569B0" w:rsidDel="00B2401D">
          <w:rPr>
            <w:rFonts w:ascii="宋体" w:eastAsia="宋体" w:hAnsi="宋体" w:hint="eastAsia"/>
            <w:sz w:val="30"/>
            <w:szCs w:val="30"/>
          </w:rPr>
          <w:delText>超</w:delText>
        </w:r>
      </w:del>
      <w:ins w:id="88" w:author="Guangyu Zhu" w:date="2026-01-01T12:12:00Z" w16du:dateUtc="2026-01-01T04:12:00Z">
        <w:r w:rsidR="00B2401D" w:rsidRPr="00B2401D">
          <w:rPr>
            <w:rFonts w:ascii="宋体" w:eastAsia="宋体" w:hAnsi="宋体" w:hint="eastAsia"/>
            <w:sz w:val="30"/>
            <w:szCs w:val="30"/>
            <w:bdr w:val="single" w:sz="4" w:space="0" w:color="auto"/>
            <w:rPrChange w:id="89" w:author="Guangyu Zhu" w:date="2026-01-01T12:12:00Z" w16du:dateUtc="2026-01-01T04:12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t>趙</w:t>
        </w:r>
      </w:ins>
      <w:r w:rsidRPr="00E569B0">
        <w:rPr>
          <w:rFonts w:ascii="宋体" w:eastAsia="宋体" w:hAnsi="宋体" w:hint="eastAsia"/>
          <w:sz w:val="30"/>
          <w:szCs w:val="30"/>
        </w:rPr>
        <w:t>相倍（背）也。”</w:t>
      </w:r>
    </w:p>
    <w:p w14:paraId="376D0B05" w14:textId="301FA5D4" w:rsidR="00E569B0" w:rsidRPr="00E569B0" w:rsidRDefault="00E569B0" w:rsidP="00E569B0">
      <w:pPr>
        <w:rPr>
          <w:rFonts w:ascii="宋体" w:eastAsia="宋体" w:hAnsi="宋体" w:hint="eastAsia"/>
          <w:sz w:val="30"/>
          <w:szCs w:val="30"/>
        </w:rPr>
      </w:pPr>
      <w:r w:rsidRPr="00E569B0">
        <w:rPr>
          <w:rFonts w:ascii="宋体" w:eastAsia="宋体" w:hAnsi="宋体" w:hint="eastAsia"/>
          <w:sz w:val="30"/>
          <w:szCs w:val="30"/>
        </w:rPr>
        <w:t>《戰國一一》：“臣以（已）好處於齊，齊王終臣之身不謀燕〖燕〗。”</w:t>
      </w:r>
    </w:p>
    <w:p w14:paraId="6D4C95A8" w14:textId="77777777" w:rsidR="00E569B0" w:rsidRPr="00E569B0" w:rsidRDefault="00E569B0" w:rsidP="00E569B0">
      <w:pPr>
        <w:rPr>
          <w:rFonts w:ascii="宋体" w:eastAsia="宋体" w:hAnsi="宋体" w:hint="eastAsia"/>
          <w:sz w:val="30"/>
          <w:szCs w:val="30"/>
        </w:rPr>
      </w:pPr>
      <w:r w:rsidRPr="00E569B0">
        <w:rPr>
          <w:rFonts w:ascii="宋体" w:eastAsia="宋体" w:hAnsi="宋体" w:hint="eastAsia"/>
          <w:sz w:val="30"/>
          <w:szCs w:val="30"/>
        </w:rPr>
        <w:t>《戰國一四》：“王以（已）和三晉伐秦，秦必不敢言救宋。”</w:t>
      </w:r>
    </w:p>
    <w:p w14:paraId="2E163BE1" w14:textId="77777777" w:rsidR="00E569B0" w:rsidRPr="00B2401D" w:rsidRDefault="00E569B0" w:rsidP="00E569B0">
      <w:pPr>
        <w:rPr>
          <w:rFonts w:ascii="宋体" w:eastAsia="宋体" w:hAnsi="宋体" w:hint="eastAsia"/>
          <w:b/>
          <w:bCs/>
          <w:sz w:val="30"/>
          <w:szCs w:val="30"/>
          <w:rPrChange w:id="90" w:author="Guangyu Zhu" w:date="2026-01-01T12:12:00Z" w16du:dateUtc="2026-01-01T04:12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B2401D">
        <w:rPr>
          <w:rFonts w:ascii="宋体" w:eastAsia="宋体" w:hAnsi="宋体" w:hint="eastAsia"/>
          <w:b/>
          <w:bCs/>
          <w:sz w:val="30"/>
          <w:szCs w:val="30"/>
          <w:rPrChange w:id="91" w:author="Guangyu Zhu" w:date="2026-01-01T12:12:00Z" w16du:dateUtc="2026-01-01T04:12:00Z">
            <w:rPr>
              <w:rFonts w:ascii="宋体" w:eastAsia="宋体" w:hAnsi="宋体" w:hint="eastAsia"/>
              <w:sz w:val="30"/>
              <w:szCs w:val="30"/>
            </w:rPr>
          </w:rPrChange>
        </w:rPr>
        <w:t>以與似</w:t>
      </w:r>
    </w:p>
    <w:p w14:paraId="2603E54E" w14:textId="21C01E80" w:rsidR="00E569B0" w:rsidRPr="00E569B0" w:rsidRDefault="00E569B0" w:rsidP="00E569B0">
      <w:pPr>
        <w:rPr>
          <w:rFonts w:ascii="宋体" w:eastAsia="宋体" w:hAnsi="宋体" w:hint="eastAsia"/>
          <w:sz w:val="30"/>
          <w:szCs w:val="30"/>
        </w:rPr>
      </w:pPr>
      <w:r w:rsidRPr="00E569B0">
        <w:rPr>
          <w:rFonts w:ascii="宋体" w:eastAsia="宋体" w:hAnsi="宋体" w:hint="eastAsia"/>
          <w:sz w:val="30"/>
          <w:szCs w:val="30"/>
        </w:rPr>
        <w:t>《脈書》：“</w:t>
      </w:r>
      <w:ins w:id="92" w:author="Guangyu Zhu" w:date="2026-01-01T12:13:00Z" w16du:dateUtc="2026-01-01T04:13:00Z">
        <w:r w:rsidR="00B2401D" w:rsidRPr="00B2401D">
          <w:rPr>
            <w:rFonts w:ascii="SimSun-ExtB" w:eastAsia="SimSun-ExtB" w:hAnsi="SimSun-ExtB" w:cs="SimSun-ExtB" w:hint="eastAsia"/>
            <w:sz w:val="30"/>
            <w:szCs w:val="30"/>
          </w:rPr>
          <w:t>𧘂</w:t>
        </w:r>
      </w:ins>
      <w:del w:id="93" w:author="Guangyu Zhu" w:date="2026-01-01T12:13:00Z" w16du:dateUtc="2026-01-01T04:13:00Z">
        <w:r w:rsidRPr="00E569B0" w:rsidDel="00B2401D">
          <w:rPr>
            <w:rFonts w:ascii="宋体" w:eastAsia="宋体" w:hAnsi="宋体" w:hint="eastAsia"/>
            <w:sz w:val="30"/>
            <w:szCs w:val="30"/>
          </w:rPr>
          <w:delText>衝</w:delText>
        </w:r>
      </w:del>
      <w:r w:rsidRPr="00E569B0">
        <w:rPr>
          <w:rFonts w:ascii="宋体" w:eastAsia="宋体" w:hAnsi="宋体" w:hint="eastAsia"/>
          <w:sz w:val="30"/>
          <w:szCs w:val="30"/>
        </w:rPr>
        <w:t>（腫）頭，目以（似）脱，項以（似）伐（拔），胸痛，要（腰）以（似）折，脾（髀）不可運。”</w:t>
      </w:r>
    </w:p>
    <w:p w14:paraId="7E80AE82" w14:textId="77777777" w:rsidR="00E569B0" w:rsidRPr="00E569B0" w:rsidRDefault="00E569B0" w:rsidP="00E569B0">
      <w:pPr>
        <w:rPr>
          <w:rFonts w:ascii="宋体" w:eastAsia="宋体" w:hAnsi="宋体" w:hint="eastAsia"/>
          <w:sz w:val="30"/>
          <w:szCs w:val="30"/>
        </w:rPr>
      </w:pPr>
      <w:r w:rsidRPr="00E569B0">
        <w:rPr>
          <w:rFonts w:ascii="宋体" w:eastAsia="宋体" w:hAnsi="宋体" w:hint="eastAsia"/>
          <w:sz w:val="30"/>
          <w:szCs w:val="30"/>
        </w:rPr>
        <w:t>《脈書》：“領&lt;頷&gt;穜（腫）痛，不可以顧，肩以（似）脱，臑以（似）折。”</w:t>
      </w:r>
    </w:p>
    <w:p w14:paraId="29B3B4E1" w14:textId="77777777" w:rsidR="00E569B0" w:rsidRPr="00E569B0" w:rsidRDefault="00E569B0" w:rsidP="00E569B0">
      <w:pPr>
        <w:rPr>
          <w:rFonts w:ascii="宋体" w:eastAsia="宋体" w:hAnsi="宋体" w:hint="eastAsia"/>
          <w:sz w:val="30"/>
          <w:szCs w:val="30"/>
        </w:rPr>
      </w:pPr>
      <w:r w:rsidRPr="00E569B0">
        <w:rPr>
          <w:rFonts w:ascii="宋体" w:eastAsia="宋体" w:hAnsi="宋体" w:hint="eastAsia"/>
          <w:sz w:val="30"/>
          <w:szCs w:val="30"/>
        </w:rPr>
        <w:t>《陰陽脈甲》：“不可以顧，肩以（似）脱，臑以（似）折，是肩眽（脈）主治。”</w:t>
      </w:r>
    </w:p>
    <w:p w14:paraId="6E2ED4C2" w14:textId="53368BC6" w:rsidR="00E569B0" w:rsidRPr="00E569B0" w:rsidRDefault="00E569B0" w:rsidP="00E569B0">
      <w:pPr>
        <w:rPr>
          <w:rFonts w:ascii="宋体" w:eastAsia="宋体" w:hAnsi="宋体" w:hint="eastAsia"/>
          <w:sz w:val="30"/>
          <w:szCs w:val="30"/>
        </w:rPr>
      </w:pPr>
      <w:r w:rsidRPr="00E569B0">
        <w:rPr>
          <w:rFonts w:ascii="宋体" w:eastAsia="宋体" w:hAnsi="宋体" w:hint="eastAsia"/>
          <w:sz w:val="30"/>
          <w:szCs w:val="30"/>
        </w:rPr>
        <w:t>《陰陽脈乙》：“潼（腫），頭</w:t>
      </w:r>
      <w:ins w:id="94" w:author="Guangyu Zhu" w:date="2026-01-01T12:14:00Z" w16du:dateUtc="2026-01-01T04:14:00Z">
        <w:r w:rsidR="00B2401D" w:rsidRPr="00B2401D">
          <w:rPr>
            <w:rFonts w:ascii="宋体" w:eastAsia="宋体" w:hAnsi="宋体" w:hint="eastAsia"/>
            <w:sz w:val="30"/>
            <w:szCs w:val="30"/>
            <w:bdr w:val="single" w:sz="4" w:space="0" w:color="auto"/>
            <w:rPrChange w:id="95" w:author="Guangyu Zhu" w:date="2026-01-01T12:14:00Z" w16du:dateUtc="2026-01-01T04:14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t>痛</w:t>
        </w:r>
      </w:ins>
      <w:r w:rsidRPr="00E569B0">
        <w:rPr>
          <w:rFonts w:ascii="宋体" w:eastAsia="宋体" w:hAnsi="宋体" w:hint="eastAsia"/>
          <w:sz w:val="30"/>
          <w:szCs w:val="30"/>
        </w:rPr>
        <w:t>，□□□□</w:t>
      </w:r>
      <w:r w:rsidRPr="00B2401D">
        <w:rPr>
          <w:rFonts w:ascii="宋体" w:eastAsia="宋体" w:hAnsi="宋体" w:hint="eastAsia"/>
          <w:sz w:val="30"/>
          <w:szCs w:val="30"/>
          <w:bdr w:val="single" w:sz="4" w:space="0" w:color="auto"/>
          <w:rPrChange w:id="96" w:author="Guangyu Zhu" w:date="2026-01-01T12:14:00Z" w16du:dateUtc="2026-01-01T04:14:00Z">
            <w:rPr>
              <w:rFonts w:ascii="宋体" w:eastAsia="宋体" w:hAnsi="宋体" w:hint="eastAsia"/>
              <w:sz w:val="30"/>
              <w:szCs w:val="30"/>
            </w:rPr>
          </w:rPrChange>
        </w:rPr>
        <w:t>脊</w:t>
      </w:r>
      <w:r w:rsidRPr="00E569B0">
        <w:rPr>
          <w:rFonts w:ascii="宋体" w:eastAsia="宋体" w:hAnsi="宋体" w:hint="eastAsia"/>
          <w:sz w:val="30"/>
          <w:szCs w:val="30"/>
        </w:rPr>
        <w:t>痛，要（腰）以（似）</w:t>
      </w:r>
      <w:r w:rsidRPr="00E569B0">
        <w:rPr>
          <w:rFonts w:ascii="宋体" w:eastAsia="宋体" w:hAnsi="宋体" w:hint="eastAsia"/>
          <w:sz w:val="30"/>
          <w:szCs w:val="30"/>
        </w:rPr>
        <w:lastRenderedPageBreak/>
        <w:t>折。”</w:t>
      </w:r>
    </w:p>
    <w:p w14:paraId="19A8CBDE" w14:textId="77777777" w:rsidR="00B2401D" w:rsidRDefault="00E569B0" w:rsidP="00E569B0">
      <w:pPr>
        <w:rPr>
          <w:ins w:id="97" w:author="Guangyu Zhu" w:date="2026-01-01T12:15:00Z" w16du:dateUtc="2026-01-01T04:15:00Z"/>
          <w:rFonts w:ascii="宋体" w:eastAsia="宋体" w:hAnsi="宋体" w:hint="eastAsia"/>
          <w:sz w:val="30"/>
          <w:szCs w:val="30"/>
        </w:rPr>
      </w:pPr>
      <w:r w:rsidRPr="00E569B0">
        <w:rPr>
          <w:rFonts w:ascii="宋体" w:eastAsia="宋体" w:hAnsi="宋体" w:hint="eastAsia"/>
          <w:sz w:val="30"/>
          <w:szCs w:val="30"/>
        </w:rPr>
        <w:t>《陰陽脈乙》：“</w:t>
      </w:r>
      <w:r w:rsidRPr="00B2401D">
        <w:rPr>
          <w:rFonts w:ascii="宋体" w:eastAsia="宋体" w:hAnsi="宋体" w:hint="eastAsia"/>
          <w:sz w:val="30"/>
          <w:szCs w:val="30"/>
          <w:bdr w:val="single" w:sz="4" w:space="0" w:color="auto"/>
          <w:rPrChange w:id="98" w:author="Guangyu Zhu" w:date="2026-01-01T12:14:00Z" w16du:dateUtc="2026-01-01T04:14:00Z">
            <w:rPr>
              <w:rFonts w:ascii="宋体" w:eastAsia="宋体" w:hAnsi="宋体" w:hint="eastAsia"/>
              <w:sz w:val="30"/>
              <w:szCs w:val="30"/>
            </w:rPr>
          </w:rPrChange>
        </w:rPr>
        <w:t>嗌痛</w:t>
      </w:r>
      <w:r w:rsidRPr="00E569B0">
        <w:rPr>
          <w:rFonts w:ascii="宋体" w:eastAsia="宋体" w:hAnsi="宋体" w:hint="eastAsia"/>
          <w:sz w:val="30"/>
          <w:szCs w:val="30"/>
        </w:rPr>
        <w:t>，</w:t>
      </w:r>
      <w:r w:rsidRPr="00B2401D">
        <w:rPr>
          <w:rFonts w:ascii="宋体" w:eastAsia="宋体" w:hAnsi="宋体" w:hint="eastAsia"/>
          <w:sz w:val="30"/>
          <w:szCs w:val="30"/>
          <w:bdr w:val="single" w:sz="4" w:space="0" w:color="auto"/>
          <w:rPrChange w:id="99" w:author="Guangyu Zhu" w:date="2026-01-01T12:14:00Z" w16du:dateUtc="2026-01-01T04:14:00Z">
            <w:rPr>
              <w:rFonts w:ascii="宋体" w:eastAsia="宋体" w:hAnsi="宋体" w:hint="eastAsia"/>
              <w:sz w:val="30"/>
              <w:szCs w:val="30"/>
            </w:rPr>
          </w:rPrChange>
        </w:rPr>
        <w:t>颔</w:t>
      </w:r>
      <w:r w:rsidRPr="00E569B0">
        <w:rPr>
          <w:rFonts w:ascii="宋体" w:eastAsia="宋体" w:hAnsi="宋体" w:hint="eastAsia"/>
          <w:sz w:val="30"/>
          <w:szCs w:val="30"/>
        </w:rPr>
        <w:t>腫甬（痛），不可以顧，肩以（似）脱，臑以（似）折。”</w:t>
      </w:r>
    </w:p>
    <w:p w14:paraId="15A4F916" w14:textId="15B69CC4" w:rsidR="00E569B0" w:rsidRPr="00B2401D" w:rsidRDefault="00E569B0" w:rsidP="00E569B0">
      <w:pPr>
        <w:rPr>
          <w:rFonts w:ascii="宋体" w:eastAsia="宋体" w:hAnsi="宋体" w:hint="eastAsia"/>
          <w:b/>
          <w:bCs/>
          <w:sz w:val="30"/>
          <w:szCs w:val="30"/>
          <w:rPrChange w:id="100" w:author="Guangyu Zhu" w:date="2026-01-01T12:15:00Z" w16du:dateUtc="2026-01-01T04:15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B2401D">
        <w:rPr>
          <w:rFonts w:ascii="宋体" w:eastAsia="宋体" w:hAnsi="宋体" w:hint="eastAsia"/>
          <w:b/>
          <w:bCs/>
          <w:sz w:val="30"/>
          <w:szCs w:val="30"/>
          <w:rPrChange w:id="101" w:author="Guangyu Zhu" w:date="2026-01-01T12:15:00Z" w16du:dateUtc="2026-01-01T04:15:00Z">
            <w:rPr>
              <w:rFonts w:ascii="宋体" w:eastAsia="宋体" w:hAnsi="宋体" w:hint="eastAsia"/>
              <w:sz w:val="30"/>
              <w:szCs w:val="30"/>
            </w:rPr>
          </w:rPrChange>
        </w:rPr>
        <w:t>以與始</w:t>
      </w:r>
    </w:p>
    <w:p w14:paraId="74F475F7" w14:textId="77777777" w:rsidR="00E569B0" w:rsidRPr="00E569B0" w:rsidRDefault="00E569B0" w:rsidP="00E569B0">
      <w:pPr>
        <w:rPr>
          <w:rFonts w:ascii="宋体" w:eastAsia="宋体" w:hAnsi="宋体" w:hint="eastAsia"/>
          <w:sz w:val="30"/>
          <w:szCs w:val="30"/>
        </w:rPr>
      </w:pPr>
      <w:r w:rsidRPr="00E569B0">
        <w:rPr>
          <w:rFonts w:ascii="宋体" w:eastAsia="宋体" w:hAnsi="宋体" w:hint="eastAsia"/>
          <w:sz w:val="30"/>
          <w:szCs w:val="30"/>
        </w:rPr>
        <w:t>《北大老子》：“執古之道，以御今之有，以智（知）古以（始），是謂道紀。”</w:t>
      </w:r>
    </w:p>
    <w:p w14:paraId="615E6EAD" w14:textId="77777777" w:rsidR="00E569B0" w:rsidRPr="00E569B0" w:rsidRDefault="00E569B0" w:rsidP="00E569B0">
      <w:pPr>
        <w:rPr>
          <w:rFonts w:ascii="宋体" w:eastAsia="宋体" w:hAnsi="宋体" w:hint="eastAsia"/>
          <w:sz w:val="30"/>
          <w:szCs w:val="30"/>
        </w:rPr>
      </w:pPr>
      <w:r w:rsidRPr="00E569B0">
        <w:rPr>
          <w:rFonts w:ascii="宋体" w:eastAsia="宋体" w:hAnsi="宋体" w:hint="eastAsia"/>
          <w:sz w:val="30"/>
          <w:szCs w:val="30"/>
        </w:rPr>
        <w:t>《妄稽》：“且女（汝）脰若詘（屈）蠲，面以（似）腐蠐。”</w:t>
      </w:r>
    </w:p>
    <w:p w14:paraId="7EC8DD0D" w14:textId="77777777" w:rsidR="00E569B0" w:rsidRPr="00B2401D" w:rsidRDefault="00E569B0" w:rsidP="00E569B0">
      <w:pPr>
        <w:rPr>
          <w:rFonts w:ascii="宋体" w:eastAsia="宋体" w:hAnsi="宋体" w:hint="eastAsia"/>
          <w:b/>
          <w:bCs/>
          <w:sz w:val="30"/>
          <w:szCs w:val="30"/>
          <w:rPrChange w:id="102" w:author="Guangyu Zhu" w:date="2026-01-01T12:15:00Z" w16du:dateUtc="2026-01-01T04:15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B2401D">
        <w:rPr>
          <w:rFonts w:ascii="宋体" w:eastAsia="宋体" w:hAnsi="宋体" w:hint="eastAsia"/>
          <w:b/>
          <w:bCs/>
          <w:sz w:val="30"/>
          <w:szCs w:val="30"/>
          <w:rPrChange w:id="103" w:author="Guangyu Zhu" w:date="2026-01-01T12:15:00Z" w16du:dateUtc="2026-01-01T04:15:00Z">
            <w:rPr>
              <w:rFonts w:ascii="宋体" w:eastAsia="宋体" w:hAnsi="宋体" w:hint="eastAsia"/>
              <w:sz w:val="30"/>
              <w:szCs w:val="30"/>
            </w:rPr>
          </w:rPrChange>
        </w:rPr>
        <w:t>以與姒</w:t>
      </w:r>
    </w:p>
    <w:p w14:paraId="7AD545BD" w14:textId="77777777" w:rsidR="00E569B0" w:rsidRPr="00E569B0" w:rsidRDefault="00E569B0" w:rsidP="00E569B0">
      <w:pPr>
        <w:rPr>
          <w:rFonts w:ascii="宋体" w:eastAsia="宋体" w:hAnsi="宋体" w:hint="eastAsia"/>
          <w:sz w:val="30"/>
          <w:szCs w:val="30"/>
        </w:rPr>
      </w:pPr>
      <w:r w:rsidRPr="00E569B0">
        <w:rPr>
          <w:rFonts w:ascii="宋体" w:eastAsia="宋体" w:hAnsi="宋体" w:hint="eastAsia"/>
          <w:sz w:val="30"/>
          <w:szCs w:val="30"/>
        </w:rPr>
        <w:t>《服傳甲》：“夫之姑、姊妹、弟（娣）以（姒）婦，報。”</w:t>
      </w:r>
    </w:p>
    <w:p w14:paraId="62E153FA" w14:textId="77777777" w:rsidR="00E569B0" w:rsidRPr="00E569B0" w:rsidRDefault="00E569B0" w:rsidP="00E569B0">
      <w:pPr>
        <w:rPr>
          <w:rFonts w:ascii="宋体" w:eastAsia="宋体" w:hAnsi="宋体" w:hint="eastAsia"/>
          <w:sz w:val="30"/>
          <w:szCs w:val="30"/>
        </w:rPr>
      </w:pPr>
      <w:r w:rsidRPr="00E569B0">
        <w:rPr>
          <w:rFonts w:ascii="宋体" w:eastAsia="宋体" w:hAnsi="宋体" w:hint="eastAsia"/>
          <w:sz w:val="30"/>
          <w:szCs w:val="30"/>
        </w:rPr>
        <w:t>《服傳甲》：“弟（娣）以（姒）婦者，弟長也，何以服小功也？”</w:t>
      </w:r>
    </w:p>
    <w:p w14:paraId="795F8272" w14:textId="77777777" w:rsidR="00E569B0" w:rsidRPr="00E569B0" w:rsidRDefault="00E569B0" w:rsidP="00E569B0">
      <w:pPr>
        <w:rPr>
          <w:rFonts w:ascii="宋体" w:eastAsia="宋体" w:hAnsi="宋体" w:hint="eastAsia"/>
          <w:sz w:val="30"/>
          <w:szCs w:val="30"/>
        </w:rPr>
      </w:pPr>
      <w:r w:rsidRPr="00E569B0">
        <w:rPr>
          <w:rFonts w:ascii="宋体" w:eastAsia="宋体" w:hAnsi="宋体" w:hint="eastAsia"/>
          <w:sz w:val="30"/>
          <w:szCs w:val="30"/>
        </w:rPr>
        <w:t>《服傳乙》：“</w:t>
      </w:r>
      <w:r w:rsidRPr="00B2401D">
        <w:rPr>
          <w:rFonts w:ascii="宋体" w:eastAsia="宋体" w:hAnsi="宋体" w:hint="eastAsia"/>
          <w:sz w:val="30"/>
          <w:szCs w:val="30"/>
          <w:bdr w:val="single" w:sz="4" w:space="0" w:color="auto"/>
          <w:rPrChange w:id="104" w:author="Guangyu Zhu" w:date="2026-01-01T12:15:00Z" w16du:dateUtc="2026-01-01T04:15:00Z">
            <w:rPr>
              <w:rFonts w:ascii="宋体" w:eastAsia="宋体" w:hAnsi="宋体" w:hint="eastAsia"/>
              <w:sz w:val="30"/>
              <w:szCs w:val="30"/>
            </w:rPr>
          </w:rPrChange>
        </w:rPr>
        <w:t>夫</w:t>
      </w:r>
      <w:r w:rsidRPr="00E569B0">
        <w:rPr>
          <w:rFonts w:ascii="宋体" w:eastAsia="宋体" w:hAnsi="宋体" w:hint="eastAsia"/>
          <w:sz w:val="30"/>
          <w:szCs w:val="30"/>
        </w:rPr>
        <w:t>之姑、姊妹、弟（娣）以（姒）婦，報。”</w:t>
      </w:r>
    </w:p>
    <w:p w14:paraId="601C4D71" w14:textId="77777777" w:rsidR="00E569B0" w:rsidRPr="00E569B0" w:rsidRDefault="00E569B0" w:rsidP="00E569B0">
      <w:pPr>
        <w:rPr>
          <w:rFonts w:ascii="宋体" w:eastAsia="宋体" w:hAnsi="宋体" w:hint="eastAsia"/>
          <w:sz w:val="30"/>
          <w:szCs w:val="30"/>
        </w:rPr>
      </w:pPr>
      <w:r w:rsidRPr="00E569B0">
        <w:rPr>
          <w:rFonts w:ascii="宋体" w:eastAsia="宋体" w:hAnsi="宋体" w:hint="eastAsia"/>
          <w:sz w:val="30"/>
          <w:szCs w:val="30"/>
        </w:rPr>
        <w:t>《服傳乙》：“弟（娣）以（姒）婦者，弟長也，何以服小</w:t>
      </w:r>
      <w:r w:rsidRPr="00B2401D">
        <w:rPr>
          <w:rFonts w:ascii="宋体" w:eastAsia="宋体" w:hAnsi="宋体" w:hint="eastAsia"/>
          <w:sz w:val="30"/>
          <w:szCs w:val="30"/>
          <w:bdr w:val="single" w:sz="4" w:space="0" w:color="auto"/>
          <w:rPrChange w:id="105" w:author="Guangyu Zhu" w:date="2026-01-01T12:16:00Z" w16du:dateUtc="2026-01-01T04:16:00Z">
            <w:rPr>
              <w:rFonts w:ascii="宋体" w:eastAsia="宋体" w:hAnsi="宋体" w:hint="eastAsia"/>
              <w:sz w:val="30"/>
              <w:szCs w:val="30"/>
            </w:rPr>
          </w:rPrChange>
        </w:rPr>
        <w:t>功也</w:t>
      </w:r>
      <w:r w:rsidRPr="00E569B0">
        <w:rPr>
          <w:rFonts w:ascii="宋体" w:eastAsia="宋体" w:hAnsi="宋体" w:hint="eastAsia"/>
          <w:sz w:val="30"/>
          <w:szCs w:val="30"/>
        </w:rPr>
        <w:t>？”</w:t>
      </w:r>
    </w:p>
    <w:p w14:paraId="38D3D5F9" w14:textId="77777777" w:rsidR="00E569B0" w:rsidRPr="00D13B2D" w:rsidRDefault="00E569B0" w:rsidP="00E569B0">
      <w:pPr>
        <w:rPr>
          <w:rFonts w:ascii="宋体" w:eastAsia="宋体" w:hAnsi="宋体" w:hint="eastAsia"/>
          <w:b/>
          <w:bCs/>
          <w:sz w:val="30"/>
          <w:szCs w:val="30"/>
          <w:rPrChange w:id="106" w:author="Guangyu Zhu" w:date="2026-01-02T17:36:00Z" w16du:dateUtc="2026-01-02T09:36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D13B2D">
        <w:rPr>
          <w:rFonts w:ascii="宋体" w:eastAsia="宋体" w:hAnsi="宋体" w:hint="eastAsia"/>
          <w:b/>
          <w:bCs/>
          <w:sz w:val="30"/>
          <w:szCs w:val="30"/>
          <w:rPrChange w:id="107" w:author="Guangyu Zhu" w:date="2026-01-02T17:36:00Z" w16du:dateUtc="2026-01-02T09:36:00Z">
            <w:rPr>
              <w:rFonts w:ascii="宋体" w:eastAsia="宋体" w:hAnsi="宋体" w:hint="eastAsia"/>
              <w:sz w:val="30"/>
              <w:szCs w:val="30"/>
            </w:rPr>
          </w:rPrChange>
        </w:rPr>
        <w:t>以與與</w:t>
      </w:r>
    </w:p>
    <w:p w14:paraId="3C5FFD1A" w14:textId="48F1EF1A" w:rsidR="00015876" w:rsidRPr="00E569B0" w:rsidRDefault="00E569B0" w:rsidP="00E569B0">
      <w:pPr>
        <w:rPr>
          <w:rFonts w:ascii="宋体" w:eastAsia="宋体" w:hAnsi="宋体" w:hint="eastAsia"/>
          <w:sz w:val="30"/>
          <w:szCs w:val="30"/>
        </w:rPr>
      </w:pPr>
      <w:r w:rsidRPr="00E569B0">
        <w:rPr>
          <w:rFonts w:ascii="宋体" w:eastAsia="宋体" w:hAnsi="宋体" w:hint="eastAsia"/>
          <w:sz w:val="30"/>
          <w:szCs w:val="30"/>
        </w:rPr>
        <w:t>《春秋一五》：“訊公子牙曰：‘吾將</w:t>
      </w:r>
      <w:del w:id="108" w:author="Guangyu Zhu" w:date="2026-01-01T12:16:00Z" w16du:dateUtc="2026-01-01T04:16:00Z">
        <w:r w:rsidRPr="00E569B0" w:rsidDel="00B2401D">
          <w:rPr>
            <w:rFonts w:ascii="宋体" w:eastAsia="宋体" w:hAnsi="宋体" w:hint="eastAsia"/>
            <w:sz w:val="30"/>
            <w:szCs w:val="30"/>
          </w:rPr>
          <w:delText>誰</w:delText>
        </w:r>
      </w:del>
      <w:ins w:id="109" w:author="Guangyu Zhu" w:date="2026-01-01T12:18:00Z" w16du:dateUtc="2026-01-01T04:18:00Z">
        <w:r w:rsidR="00B2401D" w:rsidRPr="00B2401D">
          <w:rPr>
            <w:rFonts w:ascii="宋体" w:eastAsia="宋体" w:hAnsi="宋体" w:hint="eastAsia"/>
            <w:sz w:val="30"/>
            <w:szCs w:val="30"/>
          </w:rPr>
          <w:t>⿰言隼</w:t>
        </w:r>
      </w:ins>
      <w:r w:rsidRPr="00E569B0">
        <w:rPr>
          <w:rFonts w:ascii="宋体" w:eastAsia="宋体" w:hAnsi="宋体" w:hint="eastAsia"/>
          <w:sz w:val="30"/>
          <w:szCs w:val="30"/>
        </w:rPr>
        <w:t>（誰）以（與）</w:t>
      </w:r>
      <w:r w:rsidRPr="00B2401D">
        <w:rPr>
          <w:rFonts w:ascii="宋体" w:eastAsia="宋体" w:hAnsi="宋体" w:hint="eastAsia"/>
          <w:sz w:val="30"/>
          <w:szCs w:val="30"/>
          <w:bdr w:val="single" w:sz="4" w:space="0" w:color="auto"/>
          <w:rPrChange w:id="110" w:author="Guangyu Zhu" w:date="2026-01-01T12:18:00Z" w16du:dateUtc="2026-01-01T04:18:00Z">
            <w:rPr>
              <w:rFonts w:ascii="宋体" w:eastAsia="宋体" w:hAnsi="宋体" w:hint="eastAsia"/>
              <w:sz w:val="30"/>
              <w:szCs w:val="30"/>
            </w:rPr>
          </w:rPrChange>
        </w:rPr>
        <w:t>爲</w:t>
      </w:r>
      <w:r w:rsidRPr="00E569B0">
        <w:rPr>
          <w:rFonts w:ascii="宋体" w:eastAsia="宋体" w:hAnsi="宋体" w:hint="eastAsia"/>
          <w:sz w:val="30"/>
          <w:szCs w:val="30"/>
        </w:rPr>
        <w:t>子？’”</w:t>
      </w:r>
    </w:p>
    <w:sectPr w:rsidR="00015876" w:rsidRPr="00E569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0295F" w14:textId="77777777" w:rsidR="000C79B4" w:rsidRDefault="000C79B4" w:rsidP="00D13B2D">
      <w:pPr>
        <w:rPr>
          <w:rFonts w:hint="eastAsia"/>
        </w:rPr>
      </w:pPr>
      <w:r>
        <w:separator/>
      </w:r>
    </w:p>
  </w:endnote>
  <w:endnote w:type="continuationSeparator" w:id="0">
    <w:p w14:paraId="55249404" w14:textId="77777777" w:rsidR="000C79B4" w:rsidRDefault="000C79B4" w:rsidP="00D13B2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SimSun-ExtG">
    <w:panose1 w:val="02010609060101010101"/>
    <w:charset w:val="86"/>
    <w:family w:val="modern"/>
    <w:pitch w:val="fixed"/>
    <w:sig w:usb0="00000003" w:usb1="0A0E0000" w:usb2="00000010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C8796" w14:textId="77777777" w:rsidR="000C79B4" w:rsidRDefault="000C79B4" w:rsidP="00D13B2D">
      <w:pPr>
        <w:rPr>
          <w:rFonts w:hint="eastAsia"/>
        </w:rPr>
      </w:pPr>
      <w:r>
        <w:separator/>
      </w:r>
    </w:p>
  </w:footnote>
  <w:footnote w:type="continuationSeparator" w:id="0">
    <w:p w14:paraId="1192772C" w14:textId="77777777" w:rsidR="000C79B4" w:rsidRDefault="000C79B4" w:rsidP="00D13B2D">
      <w:pPr>
        <w:rPr>
          <w:rFonts w:hint="eastAsia"/>
        </w:rPr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uangyu Zhu">
    <w15:presenceInfo w15:providerId="Windows Live" w15:userId="c0941b8f8040248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48A"/>
    <w:rsid w:val="00015876"/>
    <w:rsid w:val="000C79B4"/>
    <w:rsid w:val="00222FF0"/>
    <w:rsid w:val="007D748A"/>
    <w:rsid w:val="008863AC"/>
    <w:rsid w:val="009035F8"/>
    <w:rsid w:val="00B2401D"/>
    <w:rsid w:val="00C1731F"/>
    <w:rsid w:val="00C45C60"/>
    <w:rsid w:val="00D13B2D"/>
    <w:rsid w:val="00DB1FD8"/>
    <w:rsid w:val="00E569B0"/>
    <w:rsid w:val="00EB0B17"/>
    <w:rsid w:val="00EB6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19CCBB"/>
  <w15:chartTrackingRefBased/>
  <w15:docId w15:val="{A2FD5350-F463-4725-8844-C6AF72158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D74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7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74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748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748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748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748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748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748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748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7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7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748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748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D748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748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748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748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748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7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748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74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74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74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74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74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7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74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D748A"/>
    <w:rPr>
      <w:b/>
      <w:bCs/>
      <w:smallCaps/>
      <w:color w:val="0F4761" w:themeColor="accent1" w:themeShade="BF"/>
      <w:spacing w:val="5"/>
    </w:rPr>
  </w:style>
  <w:style w:type="paragraph" w:styleId="ae">
    <w:name w:val="Revision"/>
    <w:hidden/>
    <w:uiPriority w:val="99"/>
    <w:semiHidden/>
    <w:rsid w:val="00C45C60"/>
  </w:style>
  <w:style w:type="paragraph" w:styleId="af">
    <w:name w:val="header"/>
    <w:basedOn w:val="a"/>
    <w:link w:val="af0"/>
    <w:uiPriority w:val="99"/>
    <w:unhideWhenUsed/>
    <w:rsid w:val="00D13B2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13B2D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13B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13B2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Guangyu Zhu</dc:creator>
  <cp:keywords/>
  <dc:description/>
  <cp:lastModifiedBy>Guangyu Zhu</cp:lastModifiedBy>
  <cp:revision>7</cp:revision>
  <dcterms:created xsi:type="dcterms:W3CDTF">2025-12-31T10:36:00Z</dcterms:created>
  <dcterms:modified xsi:type="dcterms:W3CDTF">2026-01-02T09:36:00Z</dcterms:modified>
</cp:coreProperties>
</file>