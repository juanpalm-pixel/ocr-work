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3CFC" w14:textId="481907D8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《用曰》：“用曰：母（毋）事縸</w:t>
      </w:r>
      <w:ins w:id="0" w:author="Guangyu Zhu" w:date="2025-12-26T10:13:00Z" w16du:dateUtc="2025-12-26T02:13:00Z">
        <w:r w:rsidR="004B7AEF" w:rsidRPr="004B7AEF">
          <w:rPr>
            <w:rFonts w:ascii="宋体" w:eastAsia="宋体" w:hAnsi="宋体" w:hint="eastAsia"/>
            <w:sz w:val="30"/>
            <w:szCs w:val="30"/>
            <w:vertAlign w:val="subscript"/>
            <w:rPrChange w:id="1" w:author="Guangyu Zhu" w:date="2025-12-26T10:13:00Z" w16du:dateUtc="2025-12-26T02:1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BB0B76">
        <w:rPr>
          <w:rFonts w:ascii="宋体" w:eastAsia="宋体" w:hAnsi="宋体" w:hint="eastAsia"/>
          <w:sz w:val="30"/>
          <w:szCs w:val="30"/>
        </w:rPr>
        <w:t>（莫莫）。”按，整理者直接釋“母”爲“毋”。不確。下一例同。</w:t>
      </w:r>
    </w:p>
    <w:p w14:paraId="3AD46B8F" w14:textId="77777777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《用曰》：“非憮於福，亦力免（勉）以母（毋）忘（妄）。”</w:t>
      </w:r>
    </w:p>
    <w:p w14:paraId="2C127D70" w14:textId="77777777" w:rsidR="004B7AEF" w:rsidRDefault="00BB0B76" w:rsidP="00BB0B76">
      <w:pPr>
        <w:rPr>
          <w:ins w:id="2" w:author="Guangyu Zhu" w:date="2025-12-26T10:16:00Z" w16du:dateUtc="2025-12-26T02:16:00Z"/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《凡物甲》：“女（如）欲</w:t>
      </w:r>
      <w:ins w:id="3" w:author="Guangyu Zhu" w:date="2025-12-26T10:14:00Z" w16du:dateUtc="2025-12-26T02:14:00Z">
        <w:r w:rsidR="004B7AEF" w:rsidRPr="004B7AEF">
          <w:rPr>
            <w:rFonts w:ascii="宋体" w:eastAsia="宋体" w:hAnsi="宋体" w:hint="eastAsia"/>
            <w:sz w:val="30"/>
            <w:szCs w:val="30"/>
          </w:rPr>
          <w:t>⿰⿱少音戈</w:t>
        </w:r>
      </w:ins>
      <w:r w:rsidRPr="00BB0B76">
        <w:rPr>
          <w:rFonts w:ascii="宋体" w:eastAsia="宋体" w:hAnsi="宋体" w:hint="eastAsia"/>
          <w:sz w:val="30"/>
          <w:szCs w:val="30"/>
        </w:rPr>
        <w:t>（察）</w:t>
      </w:r>
      <w:ins w:id="4" w:author="Guangyu Zhu" w:date="2025-12-26T10:15:00Z" w16du:dateUtc="2025-12-26T02:15:00Z">
        <w:r w:rsidR="004B7AEF" w:rsidRPr="004B7AEF">
          <w:rPr>
            <w:rFonts w:ascii="SimSun-ExtB" w:eastAsia="SimSun-ExtB" w:hAnsi="SimSun-ExtB" w:cs="SimSun-ExtB" w:hint="eastAsia"/>
            <w:sz w:val="30"/>
            <w:szCs w:val="30"/>
          </w:rPr>
          <w:t>𫜢</w:t>
        </w:r>
      </w:ins>
      <w:del w:id="5" w:author="Guangyu Zhu" w:date="2025-12-26T10:15:00Z" w16du:dateUtc="2025-12-26T02:15:00Z">
        <w:r w:rsidRPr="00BB0B76" w:rsidDel="004B7AEF">
          <w:rPr>
            <w:rFonts w:ascii="宋体" w:eastAsia="宋体" w:hAnsi="宋体" w:hint="eastAsia"/>
            <w:sz w:val="30"/>
            <w:szCs w:val="30"/>
          </w:rPr>
          <w:delText>鼠</w:delText>
        </w:r>
      </w:del>
      <w:r w:rsidRPr="00BB0B76">
        <w:rPr>
          <w:rFonts w:ascii="宋体" w:eastAsia="宋体" w:hAnsi="宋体" w:hint="eastAsia"/>
          <w:sz w:val="30"/>
          <w:szCs w:val="30"/>
        </w:rPr>
        <w:t>（一），卬（仰）而視之，府（俯）而</w:t>
      </w:r>
      <w:ins w:id="6" w:author="Guangyu Zhu" w:date="2025-12-26T10:15:00Z" w16du:dateUtc="2025-12-26T02:15:00Z">
        <w:r w:rsidR="004B7AEF" w:rsidRPr="004B7AEF">
          <w:rPr>
            <w:rFonts w:ascii="宋体" w:eastAsia="宋体" w:hAnsi="宋体"/>
            <w:noProof/>
            <w:sz w:val="30"/>
            <w:szCs w:val="30"/>
          </w:rPr>
          <w:drawing>
            <wp:inline distT="0" distB="0" distL="0" distR="0" wp14:anchorId="4D56243B" wp14:editId="016DDAFD">
              <wp:extent cx="95454" cy="180000"/>
              <wp:effectExtent l="0" t="0" r="0" b="0"/>
              <wp:docPr id="1690637035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0637035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454" cy="1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Pr="00BB0B76">
        <w:rPr>
          <w:rFonts w:ascii="宋体" w:eastAsia="宋体" w:hAnsi="宋体" w:hint="eastAsia"/>
          <w:sz w:val="30"/>
          <w:szCs w:val="30"/>
        </w:rPr>
        <w:t>之，母（毋）遠</w:t>
      </w:r>
      <w:ins w:id="7" w:author="Guangyu Zhu" w:date="2025-12-26T10:16:00Z" w16du:dateUtc="2025-12-26T02:16:00Z">
        <w:r w:rsidR="004B7AEF">
          <w:rPr>
            <w:rFonts w:ascii="宋体" w:eastAsia="宋体" w:hAnsi="宋体" w:hint="eastAsia"/>
            <w:sz w:val="30"/>
            <w:szCs w:val="30"/>
          </w:rPr>
          <w:t>㤹</w:t>
        </w:r>
      </w:ins>
      <w:r w:rsidRPr="00BB0B76">
        <w:rPr>
          <w:rFonts w:ascii="宋体" w:eastAsia="宋体" w:hAnsi="宋体" w:hint="eastAsia"/>
          <w:sz w:val="30"/>
          <w:szCs w:val="30"/>
        </w:rPr>
        <w:t>（求）厇（度），於身旨（稽）之。”</w:t>
      </w:r>
    </w:p>
    <w:p w14:paraId="538F0541" w14:textId="77777777" w:rsidR="004B7AEF" w:rsidRDefault="00BB0B76" w:rsidP="00BB0B76">
      <w:pPr>
        <w:rPr>
          <w:ins w:id="8" w:author="Guangyu Zhu" w:date="2025-12-26T10:17:00Z" w16du:dateUtc="2025-12-26T02:17:00Z"/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《凡物乙》：“女（如）欲</w:t>
      </w:r>
      <w:ins w:id="9" w:author="Guangyu Zhu" w:date="2025-12-26T10:16:00Z" w16du:dateUtc="2025-12-26T02:16:00Z">
        <w:r w:rsidR="004B7AEF" w:rsidRPr="004B7AEF">
          <w:rPr>
            <w:rFonts w:ascii="宋体" w:eastAsia="宋体" w:hAnsi="宋体" w:hint="eastAsia"/>
            <w:sz w:val="30"/>
            <w:szCs w:val="30"/>
          </w:rPr>
          <w:t>⿰⿱少音戈</w:t>
        </w:r>
      </w:ins>
      <w:del w:id="10" w:author="Guangyu Zhu" w:date="2025-12-26T10:16:00Z" w16du:dateUtc="2025-12-26T02:16:00Z">
        <w:r w:rsidRPr="00BB0B76" w:rsidDel="004B7AEF">
          <w:rPr>
            <w:rFonts w:ascii="宋体" w:eastAsia="宋体" w:hAnsi="宋体" w:hint="eastAsia"/>
            <w:sz w:val="30"/>
            <w:szCs w:val="30"/>
          </w:rPr>
          <w:delText>戡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（察）</w:t>
      </w:r>
      <w:ins w:id="11" w:author="Guangyu Zhu" w:date="2025-12-26T10:16:00Z" w16du:dateUtc="2025-12-26T02:16:00Z">
        <w:r w:rsidR="004B7AEF" w:rsidRPr="004B7AEF">
          <w:rPr>
            <w:rFonts w:ascii="SimSun-ExtB" w:eastAsia="SimSun-ExtB" w:hAnsi="SimSun-ExtB" w:cs="SimSun-ExtB" w:hint="eastAsia"/>
            <w:sz w:val="30"/>
            <w:szCs w:val="30"/>
          </w:rPr>
          <w:t>𫜢</w:t>
        </w:r>
      </w:ins>
      <w:r w:rsidRPr="00BB0B76">
        <w:rPr>
          <w:rFonts w:ascii="宋体" w:eastAsia="宋体" w:hAnsi="宋体" w:hint="eastAsia"/>
          <w:sz w:val="30"/>
          <w:szCs w:val="30"/>
        </w:rPr>
        <w:t>（一），卬（仰）而視之，府（俯）而</w:t>
      </w:r>
      <w:ins w:id="12" w:author="Guangyu Zhu" w:date="2025-12-26T10:17:00Z" w16du:dateUtc="2025-12-26T02:17:00Z">
        <w:r w:rsidR="004B7AEF" w:rsidRPr="004B7AEF">
          <w:rPr>
            <w:rFonts w:ascii="宋体" w:eastAsia="宋体" w:hAnsi="宋体"/>
            <w:noProof/>
            <w:sz w:val="30"/>
            <w:szCs w:val="30"/>
          </w:rPr>
          <w:drawing>
            <wp:inline distT="0" distB="0" distL="0" distR="0" wp14:anchorId="4190D335" wp14:editId="41DCE840">
              <wp:extent cx="140999" cy="180000"/>
              <wp:effectExtent l="0" t="0" r="0" b="0"/>
              <wp:docPr id="1512607074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2607074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99" cy="1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Pr="00BB0B76">
        <w:rPr>
          <w:rFonts w:ascii="宋体" w:eastAsia="宋体" w:hAnsi="宋体" w:hint="eastAsia"/>
          <w:sz w:val="30"/>
          <w:szCs w:val="30"/>
        </w:rPr>
        <w:t>之，母（毋）遠</w:t>
      </w:r>
      <w:del w:id="13" w:author="Guangyu Zhu" w:date="2025-12-26T10:17:00Z" w16du:dateUtc="2025-12-26T02:17:00Z">
        <w:r w:rsidRPr="00BB0B76" w:rsidDel="004B7AEF">
          <w:rPr>
            <w:rFonts w:ascii="宋体" w:eastAsia="宋体" w:hAnsi="宋体" w:hint="eastAsia"/>
            <w:sz w:val="30"/>
            <w:szCs w:val="30"/>
          </w:rPr>
          <w:delText>怵</w:delText>
        </w:r>
      </w:del>
      <w:ins w:id="14" w:author="Guangyu Zhu" w:date="2025-12-26T10:17:00Z" w16du:dateUtc="2025-12-26T02:17:00Z">
        <w:r w:rsidR="004B7AEF">
          <w:rPr>
            <w:rFonts w:ascii="宋体" w:eastAsia="宋体" w:hAnsi="宋体" w:hint="eastAsia"/>
            <w:sz w:val="30"/>
            <w:szCs w:val="30"/>
          </w:rPr>
          <w:t>㤹</w:t>
        </w:r>
      </w:ins>
      <w:r w:rsidRPr="00BB0B76">
        <w:rPr>
          <w:rFonts w:ascii="宋体" w:eastAsia="宋体" w:hAnsi="宋体" w:hint="eastAsia"/>
          <w:sz w:val="30"/>
          <w:szCs w:val="30"/>
        </w:rPr>
        <w:t>（求）厇（度），於身旨（稽）之。”</w:t>
      </w:r>
    </w:p>
    <w:p w14:paraId="022F28E4" w14:textId="67DE3B1F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《保訓》：“今女（汝）祗備（服）母（毋）解（懈）。”</w:t>
      </w:r>
    </w:p>
    <w:p w14:paraId="6640616E" w14:textId="77777777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《保訓》：“敬才（哉）！母（毋）淫！日不足隹（維）宿不羕（詳）。”</w:t>
      </w:r>
    </w:p>
    <w:p w14:paraId="0D8B1FE7" w14:textId="77777777" w:rsidR="004B7AEF" w:rsidRDefault="00BB0B76" w:rsidP="00BB0B76">
      <w:pPr>
        <w:rPr>
          <w:ins w:id="15" w:author="Guangyu Zhu" w:date="2025-12-26T10:19:00Z" w16du:dateUtc="2025-12-26T02:19:00Z"/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《耆夜》：“母（毋）已大藥（樂），則終以康</w:t>
      </w:r>
      <w:ins w:id="16" w:author="Guangyu Zhu" w:date="2025-12-26T10:18:00Z" w16du:dateUtc="2025-12-26T02:18:00Z">
        <w:r w:rsidR="004B7AEF" w:rsidRPr="004B7AEF">
          <w:rPr>
            <w:rFonts w:ascii="宋体" w:eastAsia="宋体" w:hAnsi="宋体" w:hint="eastAsia"/>
            <w:sz w:val="30"/>
            <w:szCs w:val="30"/>
            <w:vertAlign w:val="subscript"/>
            <w:rPrChange w:id="17" w:author="Guangyu Zhu" w:date="2025-12-26T10:18:00Z" w16du:dateUtc="2025-12-26T02:18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BB0B76">
        <w:rPr>
          <w:rFonts w:ascii="宋体" w:eastAsia="宋体" w:hAnsi="宋体" w:hint="eastAsia"/>
          <w:sz w:val="30"/>
          <w:szCs w:val="30"/>
        </w:rPr>
        <w:t>（康。康）藥（樂）而母（毋）忘（荒），是（寔）隹（惟）良士之</w:t>
      </w:r>
      <w:del w:id="18" w:author="Guangyu Zhu" w:date="2025-12-26T10:19:00Z" w16du:dateUtc="2025-12-26T02:19:00Z">
        <w:r w:rsidRPr="00BB0B76" w:rsidDel="004B7AEF">
          <w:rPr>
            <w:rFonts w:ascii="宋体" w:eastAsia="宋体" w:hAnsi="宋体" w:hint="eastAsia"/>
            <w:sz w:val="30"/>
            <w:szCs w:val="30"/>
          </w:rPr>
          <w:delText>迈</w:delText>
        </w:r>
      </w:del>
      <w:ins w:id="19" w:author="Guangyu Zhu" w:date="2025-12-26T10:19:00Z" w16du:dateUtc="2025-12-26T02:19:00Z">
        <w:r w:rsidR="004B7AEF">
          <w:rPr>
            <w:rFonts w:ascii="宋体" w:eastAsia="宋体" w:hAnsi="宋体" w:hint="eastAsia"/>
            <w:sz w:val="30"/>
            <w:szCs w:val="30"/>
          </w:rPr>
          <w:t>䢍</w:t>
        </w:r>
        <w:r w:rsidR="004B7AEF" w:rsidRPr="004B7AEF">
          <w:rPr>
            <w:rFonts w:ascii="宋体" w:eastAsia="宋体" w:hAnsi="宋体" w:hint="eastAsia"/>
            <w:sz w:val="30"/>
            <w:szCs w:val="30"/>
            <w:vertAlign w:val="subscript"/>
            <w:rPrChange w:id="20" w:author="Guangyu Zhu" w:date="2025-12-26T10:19:00Z" w16du:dateUtc="2025-12-26T02:1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BB0B76">
        <w:rPr>
          <w:rFonts w:ascii="宋体" w:eastAsia="宋体" w:hAnsi="宋体" w:hint="eastAsia"/>
          <w:sz w:val="30"/>
          <w:szCs w:val="30"/>
        </w:rPr>
        <w:t>（方方）。”</w:t>
      </w:r>
    </w:p>
    <w:p w14:paraId="4EE6B86A" w14:textId="44C15AF4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《耆夜》：“母（毋）已大康，則終以</w:t>
      </w:r>
      <w:del w:id="21" w:author="Guangyu Zhu" w:date="2025-12-26T10:19:00Z" w16du:dateUtc="2025-12-26T02:19:00Z">
        <w:r w:rsidRPr="00BB0B76" w:rsidDel="004B7AEF">
          <w:rPr>
            <w:rFonts w:ascii="宋体" w:eastAsia="宋体" w:hAnsi="宋体" w:hint="eastAsia"/>
            <w:sz w:val="30"/>
            <w:szCs w:val="30"/>
          </w:rPr>
          <w:delText>复</w:delText>
        </w:r>
      </w:del>
      <w:ins w:id="22" w:author="Guangyu Zhu" w:date="2025-12-26T10:19:00Z" w16du:dateUtc="2025-12-26T02:19:00Z">
        <w:r w:rsidR="004B7AEF" w:rsidRPr="004B7AEF">
          <w:rPr>
            <w:rFonts w:ascii="SimSun-ExtG" w:eastAsia="SimSun-ExtG" w:hAnsi="SimSun-ExtG" w:cs="SimSun-ExtG" w:hint="eastAsia"/>
            <w:sz w:val="30"/>
            <w:szCs w:val="30"/>
          </w:rPr>
          <w:t>𰆺</w:t>
        </w:r>
      </w:ins>
      <w:r w:rsidRPr="00BB0B76">
        <w:rPr>
          <w:rFonts w:ascii="宋体" w:eastAsia="宋体" w:hAnsi="宋体" w:hint="eastAsia"/>
          <w:sz w:val="30"/>
          <w:szCs w:val="30"/>
        </w:rPr>
        <w:t>（祚）。”</w:t>
      </w:r>
    </w:p>
    <w:p w14:paraId="043DAA3B" w14:textId="44E1A2CC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《耆夜》：“康藥（樂）而母（毋）</w:t>
      </w:r>
      <w:ins w:id="23" w:author="Guangyu Zhu" w:date="2025-12-26T10:20:00Z" w16du:dateUtc="2025-12-26T02:20:00Z">
        <w:r w:rsidR="004B7AEF" w:rsidRPr="004B7AEF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24" w:author="Guangyu Zhu" w:date="2025-12-26T10:20:00Z" w16du:dateUtc="2025-12-26T02:20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忘</w:t>
        </w:r>
      </w:ins>
      <w:r w:rsidRPr="00BB0B76">
        <w:rPr>
          <w:rFonts w:ascii="宋体" w:eastAsia="宋体" w:hAnsi="宋体" w:hint="eastAsia"/>
          <w:sz w:val="30"/>
          <w:szCs w:val="30"/>
        </w:rPr>
        <w:t>，是（寔）隹（惟）良士之愳</w:t>
      </w:r>
      <w:r w:rsidRPr="004B7AEF">
        <w:rPr>
          <w:rFonts w:ascii="宋体" w:eastAsia="宋体" w:hAnsi="宋体" w:hint="eastAsia"/>
          <w:sz w:val="30"/>
          <w:szCs w:val="30"/>
          <w:vertAlign w:val="subscript"/>
          <w:rPrChange w:id="25" w:author="Guangyu Zhu" w:date="2025-12-26T10:20:00Z" w16du:dateUtc="2025-12-26T02:20:00Z">
            <w:rPr>
              <w:rFonts w:ascii="宋体" w:eastAsia="宋体" w:hAnsi="宋体" w:hint="eastAsia"/>
              <w:sz w:val="30"/>
              <w:szCs w:val="30"/>
            </w:rPr>
          </w:rPrChange>
        </w:rPr>
        <w:t>=</w:t>
      </w:r>
      <w:r w:rsidRPr="00BB0B76">
        <w:rPr>
          <w:rFonts w:ascii="宋体" w:eastAsia="宋体" w:hAnsi="宋体" w:hint="eastAsia"/>
          <w:sz w:val="30"/>
          <w:szCs w:val="30"/>
        </w:rPr>
        <w:t>（懼懼）。”</w:t>
      </w:r>
    </w:p>
    <w:p w14:paraId="4CB8463E" w14:textId="77777777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《耆夜》：“母（毋）已大康，則終以愳（懼）。”</w:t>
      </w:r>
    </w:p>
    <w:p w14:paraId="546B83D3" w14:textId="77777777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《金縢》：“尔（爾）母（毋）乃有備子之責才（在）上？”</w:t>
      </w:r>
    </w:p>
    <w:p w14:paraId="3BAD248C" w14:textId="77777777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《皇門》：“母（毋）隹（惟）尔（爾）身之，皆卹（恤）尔（爾）邦，叚（假）余憲。”</w:t>
      </w:r>
    </w:p>
    <w:p w14:paraId="7C5FE21A" w14:textId="1EC07F36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《皇門》：“母（毋）</w:t>
      </w:r>
      <w:ins w:id="26" w:author="Guangyu Zhu" w:date="2025-12-26T10:20:00Z" w16du:dateUtc="2025-12-26T02:20:00Z">
        <w:r w:rsidR="004B7AEF" w:rsidRPr="004B7AEF">
          <w:rPr>
            <w:rFonts w:ascii="SimSun-ExtG" w:eastAsia="SimSun-ExtG" w:hAnsi="SimSun-ExtG" w:cs="SimSun-ExtG" w:hint="eastAsia"/>
            <w:sz w:val="30"/>
            <w:szCs w:val="30"/>
          </w:rPr>
          <w:t>𰆺</w:t>
        </w:r>
      </w:ins>
      <w:del w:id="27" w:author="Guangyu Zhu" w:date="2025-12-26T10:20:00Z" w16du:dateUtc="2025-12-26T02:20:00Z">
        <w:r w:rsidRPr="00BB0B76" w:rsidDel="004B7AEF">
          <w:rPr>
            <w:rFonts w:ascii="宋体" w:eastAsia="宋体" w:hAnsi="宋体" w:hint="eastAsia"/>
            <w:sz w:val="30"/>
            <w:szCs w:val="30"/>
          </w:rPr>
          <w:delText>复</w:delText>
        </w:r>
      </w:del>
      <w:r w:rsidRPr="00BB0B76">
        <w:rPr>
          <w:rFonts w:ascii="宋体" w:eastAsia="宋体" w:hAnsi="宋体" w:hint="eastAsia"/>
          <w:sz w:val="30"/>
          <w:szCs w:val="30"/>
        </w:rPr>
        <w:t>（作）俎（祖）考脜（羞）才（哉）。”</w:t>
      </w:r>
    </w:p>
    <w:p w14:paraId="2B3C7F90" w14:textId="18E0B239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《祭公》：“女（汝）母（毋）以戾</w:t>
      </w:r>
      <w:del w:id="28" w:author="Guangyu Zhu" w:date="2025-12-26T10:21:00Z" w16du:dateUtc="2025-12-26T02:21:00Z">
        <w:r w:rsidRPr="00BB0B76" w:rsidDel="004B7AEF">
          <w:rPr>
            <w:rFonts w:ascii="宋体" w:eastAsia="宋体" w:hAnsi="宋体" w:hint="eastAsia"/>
            <w:sz w:val="30"/>
            <w:szCs w:val="30"/>
          </w:rPr>
          <w:delText>孳</w:delText>
        </w:r>
      </w:del>
      <w:ins w:id="29" w:author="Guangyu Zhu" w:date="2025-12-26T10:21:00Z" w16du:dateUtc="2025-12-26T02:21:00Z">
        <w:r w:rsidR="004B7AEF" w:rsidRPr="004B7AEF">
          <w:rPr>
            <w:rFonts w:ascii="宋体" w:eastAsia="宋体" w:hAnsi="宋体" w:hint="eastAsia"/>
            <w:sz w:val="30"/>
            <w:szCs w:val="30"/>
          </w:rPr>
          <w:t>⿱</w:t>
        </w:r>
        <w:r w:rsidR="004B7AEF" w:rsidRPr="00D90FFF">
          <w:rPr>
            <w:rFonts w:ascii="宋体" w:eastAsia="宋体" w:hAnsi="宋体" w:hint="eastAsia"/>
            <w:sz w:val="30"/>
            <w:szCs w:val="30"/>
          </w:rPr>
          <w:t>兹</w:t>
        </w:r>
        <w:r w:rsidR="004B7AEF" w:rsidRPr="004B7AEF">
          <w:rPr>
            <w:rFonts w:ascii="宋体" w:eastAsia="宋体" w:hAnsi="宋体" w:hint="eastAsia"/>
            <w:sz w:val="30"/>
            <w:szCs w:val="30"/>
          </w:rPr>
          <w:t>才</w:t>
        </w:r>
      </w:ins>
      <w:r w:rsidRPr="00BB0B76">
        <w:rPr>
          <w:rFonts w:ascii="宋体" w:eastAsia="宋体" w:hAnsi="宋体" w:hint="eastAsia"/>
          <w:sz w:val="30"/>
          <w:szCs w:val="30"/>
        </w:rPr>
        <w:t>（</w:t>
      </w:r>
      <w:r w:rsidRPr="00D90FFF">
        <w:rPr>
          <w:rFonts w:ascii="宋体" w:eastAsia="宋体" w:hAnsi="宋体" w:hint="eastAsia"/>
          <w:sz w:val="30"/>
          <w:szCs w:val="30"/>
          <w:highlight w:val="yellow"/>
          <w:rPrChange w:id="30" w:author="Guangyu Zhu" w:date="2025-12-29T21:50:00Z" w16du:dateUtc="2025-12-29T13:50:00Z">
            <w:rPr>
              <w:rFonts w:ascii="宋体" w:eastAsia="宋体" w:hAnsi="宋体" w:hint="eastAsia"/>
              <w:sz w:val="30"/>
              <w:szCs w:val="30"/>
            </w:rPr>
          </w:rPrChange>
        </w:rPr>
        <w:t>兹</w:t>
      </w:r>
      <w:r w:rsidRPr="00BB0B76">
        <w:rPr>
          <w:rFonts w:ascii="宋体" w:eastAsia="宋体" w:hAnsi="宋体" w:hint="eastAsia"/>
          <w:sz w:val="30"/>
          <w:szCs w:val="30"/>
        </w:rPr>
        <w:t>）辠</w:t>
      </w:r>
      <w:ins w:id="31" w:author="Guangyu Zhu" w:date="2025-12-26T10:22:00Z" w16du:dateUtc="2025-12-26T02:22:00Z">
        <w:r w:rsidR="00001D7F" w:rsidRPr="00001D7F">
          <w:rPr>
            <w:rFonts w:ascii="宋体" w:eastAsia="宋体" w:hAnsi="宋体" w:hint="eastAsia"/>
            <w:sz w:val="30"/>
            <w:szCs w:val="30"/>
          </w:rPr>
          <w:t>⿰古⿱虫虫</w:t>
        </w:r>
      </w:ins>
      <w:r w:rsidRPr="00BB0B76">
        <w:rPr>
          <w:rFonts w:ascii="宋体" w:eastAsia="宋体" w:hAnsi="宋体" w:hint="eastAsia"/>
          <w:sz w:val="30"/>
          <w:szCs w:val="30"/>
        </w:rPr>
        <w:lastRenderedPageBreak/>
        <w:t>（辜）芒（亡）寺（時）</w:t>
      </w:r>
      <w:ins w:id="32" w:author="Guangyu Zhu" w:date="2025-12-26T10:23:00Z" w16du:dateUtc="2025-12-26T02:23:00Z">
        <w:r w:rsidR="00001D7F" w:rsidRPr="00001D7F">
          <w:rPr>
            <w:rFonts w:ascii="宋体" w:eastAsia="宋体" w:hAnsi="宋体" w:hint="eastAsia"/>
            <w:sz w:val="30"/>
            <w:szCs w:val="30"/>
          </w:rPr>
          <w:t>⿱宀爰</w:t>
        </w:r>
      </w:ins>
      <w:r w:rsidRPr="00BB0B76">
        <w:rPr>
          <w:rFonts w:ascii="宋体" w:eastAsia="宋体" w:hAnsi="宋体" w:hint="eastAsia"/>
          <w:sz w:val="30"/>
          <w:szCs w:val="30"/>
        </w:rPr>
        <w:t>（遠）大邦，女（汝）母（毋）以俾（嬖）</w:t>
      </w:r>
      <w:ins w:id="33" w:author="Guangyu Zhu" w:date="2025-12-26T10:24:00Z" w16du:dateUtc="2025-12-26T02:24:00Z">
        <w:r w:rsidR="00001D7F" w:rsidRPr="00001D7F">
          <w:rPr>
            <w:rFonts w:ascii="宋体" w:eastAsia="宋体" w:hAnsi="宋体" w:hint="eastAsia"/>
            <w:sz w:val="30"/>
            <w:szCs w:val="30"/>
          </w:rPr>
          <w:t>⿰言⿱</w:t>
        </w:r>
        <w:r w:rsidR="00001D7F" w:rsidRPr="00001D7F">
          <w:rPr>
            <w:rFonts w:ascii="宋体" w:eastAsia="宋体" w:hAnsi="宋体" w:cs="微软雅黑" w:hint="eastAsia"/>
            <w:sz w:val="30"/>
            <w:szCs w:val="30"/>
            <w:rPrChange w:id="34" w:author="Guangyu Zhu" w:date="2025-12-26T10:24:00Z" w16du:dateUtc="2025-12-26T02:24:00Z">
              <w:rPr>
                <w:rFonts w:ascii="微软雅黑" w:eastAsia="微软雅黑" w:hAnsi="微软雅黑" w:cs="微软雅黑" w:hint="eastAsia"/>
                <w:sz w:val="30"/>
                <w:szCs w:val="30"/>
              </w:rPr>
            </w:rPrChange>
          </w:rPr>
          <w:t>午又</w:t>
        </w:r>
      </w:ins>
      <w:del w:id="35" w:author="Guangyu Zhu" w:date="2025-12-26T10:24:00Z" w16du:dateUtc="2025-12-26T02:24:00Z">
        <w:r w:rsidRPr="00BB0B76" w:rsidDel="00001D7F">
          <w:rPr>
            <w:rFonts w:ascii="宋体" w:eastAsia="宋体" w:hAnsi="宋体" w:hint="eastAsia"/>
            <w:sz w:val="30"/>
            <w:szCs w:val="30"/>
          </w:rPr>
          <w:delText>設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（御）息（塞）尔（爾）</w:t>
      </w:r>
      <w:ins w:id="36" w:author="Guangyu Zhu" w:date="2025-12-26T10:26:00Z" w16du:dateUtc="2025-12-26T02:26:00Z">
        <w:r w:rsidR="00001D7F" w:rsidRPr="00001D7F">
          <w:rPr>
            <w:rFonts w:ascii="SimSun-ExtB" w:eastAsia="SimSun-ExtB" w:hAnsi="SimSun-ExtB" w:cs="SimSun-ExtB" w:hint="eastAsia"/>
            <w:sz w:val="30"/>
            <w:szCs w:val="30"/>
          </w:rPr>
          <w:t>𫻶</w:t>
        </w:r>
      </w:ins>
      <w:del w:id="37" w:author="Guangyu Zhu" w:date="2025-12-26T10:26:00Z" w16du:dateUtc="2025-12-26T02:26:00Z">
        <w:r w:rsidRPr="00BB0B76" w:rsidDel="00001D7F">
          <w:rPr>
            <w:rFonts w:ascii="宋体" w:eastAsia="宋体" w:hAnsi="宋体" w:hint="eastAsia"/>
            <w:sz w:val="30"/>
            <w:szCs w:val="30"/>
          </w:rPr>
          <w:delText>减</w:delText>
        </w:r>
      </w:del>
      <w:r w:rsidRPr="00BB0B76">
        <w:rPr>
          <w:rFonts w:ascii="宋体" w:eastAsia="宋体" w:hAnsi="宋体" w:hint="eastAsia"/>
          <w:sz w:val="30"/>
          <w:szCs w:val="30"/>
        </w:rPr>
        <w:t>（莊）句（后），女（汝）母（毋）以少（小）</w:t>
      </w:r>
      <w:ins w:id="38" w:author="Guangyu Zhu" w:date="2025-12-26T10:26:00Z" w16du:dateUtc="2025-12-26T02:26:00Z">
        <w:r w:rsidR="00001D7F" w:rsidRPr="00001D7F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BB0B76">
        <w:rPr>
          <w:rFonts w:ascii="宋体" w:eastAsia="宋体" w:hAnsi="宋体" w:hint="eastAsia"/>
          <w:sz w:val="30"/>
          <w:szCs w:val="30"/>
        </w:rPr>
        <w:t>（謀）敗大</w:t>
      </w:r>
      <w:ins w:id="39" w:author="Guangyu Zhu" w:date="2025-12-26T10:27:00Z" w16du:dateUtc="2025-12-26T02:27:00Z">
        <w:r w:rsidR="00001D7F" w:rsidRPr="00001D7F">
          <w:rPr>
            <w:rFonts w:ascii="宋体" w:eastAsia="宋体" w:hAnsi="宋体" w:hint="eastAsia"/>
            <w:sz w:val="30"/>
            <w:szCs w:val="30"/>
          </w:rPr>
          <w:t>⿰忄</w:t>
        </w:r>
        <w:r w:rsidR="00001D7F" w:rsidRPr="00001D7F">
          <w:rPr>
            <w:rFonts w:ascii="SimSun-ExtG" w:eastAsia="SimSun-ExtG" w:hAnsi="SimSun-ExtG" w:cs="SimSun-ExtG" w:hint="eastAsia"/>
            <w:sz w:val="30"/>
            <w:szCs w:val="30"/>
          </w:rPr>
          <w:t>𰲡</w:t>
        </w:r>
      </w:ins>
      <w:r w:rsidRPr="00BB0B76">
        <w:rPr>
          <w:rFonts w:ascii="宋体" w:eastAsia="宋体" w:hAnsi="宋体" w:hint="eastAsia"/>
          <w:sz w:val="30"/>
          <w:szCs w:val="30"/>
        </w:rPr>
        <w:t>（作），女（汝）母（毋）以俾（嬖）士息（塞）夫</w:t>
      </w:r>
      <w:ins w:id="40" w:author="Guangyu Zhu" w:date="2025-12-26T10:27:00Z" w16du:dateUtc="2025-12-26T02:27:00Z">
        <w:r w:rsidR="00001D7F" w:rsidRPr="00001D7F">
          <w:rPr>
            <w:rFonts w:ascii="宋体" w:eastAsia="宋体" w:hAnsi="宋体" w:hint="eastAsia"/>
            <w:sz w:val="30"/>
            <w:szCs w:val="30"/>
            <w:vertAlign w:val="subscript"/>
            <w:rPrChange w:id="41" w:author="Guangyu Zhu" w:date="2025-12-26T10:27:00Z" w16du:dateUtc="2025-12-26T02:2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BB0B76">
        <w:rPr>
          <w:rFonts w:ascii="宋体" w:eastAsia="宋体" w:hAnsi="宋体" w:hint="eastAsia"/>
          <w:sz w:val="30"/>
          <w:szCs w:val="30"/>
        </w:rPr>
        <w:t>（大夫）卿</w:t>
      </w:r>
      <w:del w:id="42" w:author="Guangyu Zhu" w:date="2025-12-26T10:27:00Z" w16du:dateUtc="2025-12-26T02:27:00Z">
        <w:r w:rsidRPr="00BB0B76" w:rsidDel="00001D7F">
          <w:rPr>
            <w:rFonts w:ascii="宋体" w:eastAsia="宋体" w:hAnsi="宋体" w:hint="eastAsia"/>
            <w:sz w:val="30"/>
            <w:szCs w:val="30"/>
          </w:rPr>
          <w:delText>李</w:delText>
        </w:r>
      </w:del>
      <w:ins w:id="43" w:author="Guangyu Zhu" w:date="2025-12-26T10:28:00Z" w16du:dateUtc="2025-12-26T02:28:00Z">
        <w:r w:rsidR="00001D7F" w:rsidRPr="00001D7F">
          <w:rPr>
            <w:rFonts w:ascii="SimSun-ExtG" w:eastAsia="SimSun-ExtG" w:hAnsi="SimSun-ExtG" w:cs="SimSun-ExtG" w:hint="eastAsia"/>
            <w:sz w:val="30"/>
            <w:szCs w:val="30"/>
          </w:rPr>
          <w:t>𰌩</w:t>
        </w:r>
      </w:ins>
      <w:r w:rsidRPr="00BB0B76">
        <w:rPr>
          <w:rFonts w:ascii="宋体" w:eastAsia="宋体" w:hAnsi="宋体" w:hint="eastAsia"/>
          <w:sz w:val="30"/>
          <w:szCs w:val="30"/>
        </w:rPr>
        <w:t>（士），女（汝）母（毋）各家相而（爾）室，肰（然）莫血（恤）其外。”</w:t>
      </w:r>
    </w:p>
    <w:p w14:paraId="64AFFBF2" w14:textId="77777777" w:rsidR="00467E54" w:rsidRDefault="00BB0B76" w:rsidP="00BB0B76">
      <w:pPr>
        <w:rPr>
          <w:ins w:id="44" w:author="Guangyu Zhu" w:date="2025-12-26T11:02:00Z" w16du:dateUtc="2025-12-26T03:02:00Z"/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《祭公》：“女（汝）母（毋）絸（瞑）</w:t>
      </w:r>
      <w:ins w:id="45" w:author="Guangyu Zhu" w:date="2025-12-26T11:00:00Z" w16du:dateUtc="2025-12-26T03:00:00Z">
        <w:r w:rsidR="00467E54" w:rsidRPr="00467E54">
          <w:rPr>
            <w:rFonts w:ascii="宋体" w:eastAsia="宋体" w:hAnsi="宋体" w:hint="eastAsia"/>
            <w:sz w:val="30"/>
            <w:szCs w:val="30"/>
          </w:rPr>
          <w:t>⿱臤力</w:t>
        </w:r>
      </w:ins>
      <w:del w:id="46" w:author="Guangyu Zhu" w:date="2025-12-26T11:00:00Z" w16du:dateUtc="2025-12-26T03:00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努</w:delText>
        </w:r>
      </w:del>
      <w:r w:rsidRPr="00BB0B76">
        <w:rPr>
          <w:rFonts w:ascii="宋体" w:eastAsia="宋体" w:hAnsi="宋体" w:hint="eastAsia"/>
          <w:sz w:val="30"/>
          <w:szCs w:val="30"/>
        </w:rPr>
        <w:t>（眩）</w:t>
      </w:r>
      <w:ins w:id="47" w:author="Guangyu Zhu" w:date="2025-12-26T11:00:00Z" w16du:dateUtc="2025-12-26T03:00:00Z">
        <w:r w:rsidR="00467E54" w:rsidRPr="00467E54">
          <w:rPr>
            <w:rFonts w:ascii="宋体" w:eastAsia="宋体" w:hAnsi="宋体" w:hint="eastAsia"/>
            <w:sz w:val="30"/>
            <w:szCs w:val="30"/>
          </w:rPr>
          <w:t>⿱庚心</w:t>
        </w:r>
        <w:r w:rsidR="00467E54" w:rsidRPr="00467E54">
          <w:rPr>
            <w:rFonts w:ascii="宋体" w:eastAsia="宋体" w:hAnsi="宋体" w:hint="eastAsia"/>
            <w:sz w:val="30"/>
            <w:szCs w:val="30"/>
            <w:vertAlign w:val="subscript"/>
            <w:rPrChange w:id="48" w:author="Guangyu Zhu" w:date="2025-12-26T11:01:00Z" w16du:dateUtc="2025-12-26T03:0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BB0B76">
        <w:rPr>
          <w:rFonts w:ascii="宋体" w:eastAsia="宋体" w:hAnsi="宋体" w:hint="eastAsia"/>
          <w:sz w:val="30"/>
          <w:szCs w:val="30"/>
        </w:rPr>
        <w:t>（壤壤），</w:t>
      </w:r>
      <w:ins w:id="49" w:author="Guangyu Zhu" w:date="2025-12-26T11:01:00Z" w16du:dateUtc="2025-12-26T03:01:00Z">
        <w:r w:rsidR="00467E54" w:rsidRPr="00467E54">
          <w:rPr>
            <w:rFonts w:ascii="宋体" w:eastAsia="宋体" w:hAnsi="宋体" w:hint="eastAsia"/>
            <w:sz w:val="30"/>
            <w:szCs w:val="30"/>
          </w:rPr>
          <w:t>⿱石句</w:t>
        </w:r>
      </w:ins>
      <w:r w:rsidRPr="00BB0B76">
        <w:rPr>
          <w:rFonts w:ascii="宋体" w:eastAsia="宋体" w:hAnsi="宋体" w:hint="eastAsia"/>
          <w:sz w:val="30"/>
          <w:szCs w:val="30"/>
        </w:rPr>
        <w:t>（厚）</w:t>
      </w:r>
      <w:ins w:id="50" w:author="Guangyu Zhu" w:date="2025-12-26T11:01:00Z" w16du:dateUtc="2025-12-26T03:01:00Z">
        <w:r w:rsidR="00467E54" w:rsidRPr="00467E54">
          <w:rPr>
            <w:rFonts w:ascii="宋体" w:eastAsia="宋体" w:hAnsi="宋体" w:hint="eastAsia"/>
            <w:sz w:val="30"/>
            <w:szCs w:val="30"/>
          </w:rPr>
          <w:t>⿸产色</w:t>
        </w:r>
      </w:ins>
      <w:r w:rsidRPr="00BB0B76">
        <w:rPr>
          <w:rFonts w:ascii="宋体" w:eastAsia="宋体" w:hAnsi="宋体" w:hint="eastAsia"/>
          <w:sz w:val="30"/>
          <w:szCs w:val="30"/>
        </w:rPr>
        <w:t>（顏）忍恥，寺（時）隹（惟）大不弔（淑）</w:t>
      </w:r>
      <w:ins w:id="51" w:author="Guangyu Zhu" w:date="2025-12-26T11:02:00Z" w16du:dateUtc="2025-12-26T03:02:00Z">
        <w:r w:rsidR="00467E54" w:rsidRPr="00467E54">
          <w:rPr>
            <w:rFonts w:ascii="宋体" w:eastAsia="宋体" w:hAnsi="宋体" w:hint="eastAsia"/>
            <w:sz w:val="30"/>
            <w:szCs w:val="30"/>
          </w:rPr>
          <w:t>⿱兹才</w:t>
        </w:r>
      </w:ins>
      <w:del w:id="52" w:author="Guangyu Zhu" w:date="2025-12-26T11:02:00Z" w16du:dateUtc="2025-12-26T03:02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孳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（哉）。”</w:t>
      </w:r>
    </w:p>
    <w:p w14:paraId="4AF68995" w14:textId="238A0890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《祭公》：“康□之，</w:t>
      </w:r>
      <w:ins w:id="53" w:author="Guangyu Zhu" w:date="2025-12-26T11:03:00Z" w16du:dateUtc="2025-12-26T03:03:00Z">
        <w:r w:rsidR="00467E54" w:rsidRPr="00467E54">
          <w:rPr>
            <w:rFonts w:ascii="宋体" w:eastAsia="宋体" w:hAnsi="宋体" w:hint="eastAsia"/>
            <w:sz w:val="30"/>
            <w:szCs w:val="30"/>
          </w:rPr>
          <w:t>⿰子</w:t>
        </w:r>
        <w:r w:rsidR="00467E54" w:rsidRPr="00467E54">
          <w:rPr>
            <w:rFonts w:ascii="SimSun-ExtB" w:eastAsia="SimSun-ExtB" w:hAnsi="SimSun-ExtB" w:cs="SimSun-ExtB" w:hint="eastAsia"/>
            <w:sz w:val="30"/>
            <w:szCs w:val="30"/>
          </w:rPr>
          <w:t>𬔖</w:t>
        </w:r>
      </w:ins>
      <w:del w:id="54" w:author="Guangyu Zhu" w:date="2025-12-26T11:03:00Z" w16du:dateUtc="2025-12-26T03:03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孩</w:delText>
        </w:r>
      </w:del>
      <w:r w:rsidRPr="00BB0B76">
        <w:rPr>
          <w:rFonts w:ascii="宋体" w:eastAsia="宋体" w:hAnsi="宋体" w:hint="eastAsia"/>
          <w:sz w:val="30"/>
          <w:szCs w:val="30"/>
        </w:rPr>
        <w:t>（蠥）伓（服）之，</w:t>
      </w:r>
      <w:del w:id="55" w:author="Guangyu Zhu" w:date="2025-12-26T11:03:00Z" w16du:dateUtc="2025-12-26T03:03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肽</w:delText>
        </w:r>
      </w:del>
      <w:ins w:id="56" w:author="Guangyu Zhu" w:date="2025-12-26T11:03:00Z" w16du:dateUtc="2025-12-26T03:03:00Z">
        <w:r w:rsidR="00467E54">
          <w:rPr>
            <w:rFonts w:ascii="宋体" w:eastAsia="宋体" w:hAnsi="宋体" w:hint="eastAsia"/>
            <w:sz w:val="30"/>
            <w:szCs w:val="30"/>
          </w:rPr>
          <w:t>肰</w:t>
        </w:r>
      </w:ins>
      <w:r w:rsidRPr="00BB0B76">
        <w:rPr>
          <w:rFonts w:ascii="宋体" w:eastAsia="宋体" w:hAnsi="宋体" w:hint="eastAsia"/>
          <w:sz w:val="30"/>
          <w:szCs w:val="30"/>
        </w:rPr>
        <w:t>（然）母（毋）夕（斁）□，維我周又（有）</w:t>
      </w:r>
      <w:ins w:id="57" w:author="Guangyu Zhu" w:date="2025-12-26T11:04:00Z" w16du:dateUtc="2025-12-26T03:04:00Z">
        <w:r w:rsidR="00467E54" w:rsidRPr="00467E54">
          <w:rPr>
            <w:rFonts w:ascii="SimSun-ExtB" w:eastAsia="SimSun-ExtB" w:hAnsi="SimSun-ExtB" w:cs="SimSun-ExtB" w:hint="eastAsia"/>
            <w:sz w:val="30"/>
            <w:szCs w:val="30"/>
          </w:rPr>
          <w:t>𬓂</w:t>
        </w:r>
      </w:ins>
      <w:del w:id="58" w:author="Guangyu Zhu" w:date="2025-12-26T11:04:00Z" w16du:dateUtc="2025-12-26T03:04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棠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（常）型（刑）。”</w:t>
      </w:r>
    </w:p>
    <w:p w14:paraId="6F0903E6" w14:textId="3D45CE24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《説命下》：“敚（説），女（汝）母（毋）</w:t>
      </w:r>
      <w:ins w:id="59" w:author="Guangyu Zhu" w:date="2025-12-26T11:05:00Z" w16du:dateUtc="2025-12-26T03:05:00Z">
        <w:r w:rsidR="00467E54" w:rsidRPr="00467E54">
          <w:rPr>
            <w:rFonts w:ascii="宋体" w:eastAsia="宋体" w:hAnsi="宋体" w:hint="eastAsia"/>
            <w:sz w:val="30"/>
            <w:szCs w:val="30"/>
          </w:rPr>
          <w:t>⿸疒</w:t>
        </w:r>
      </w:ins>
      <w:ins w:id="60" w:author="Guangyu Zhu" w:date="2025-12-26T11:06:00Z" w16du:dateUtc="2025-12-26T03:06:00Z">
        <w:r w:rsidR="00467E54" w:rsidRPr="00467E54">
          <w:rPr>
            <w:rFonts w:ascii="SimSun-ExtB" w:eastAsia="SimSun-ExtB" w:hAnsi="SimSun-ExtB" w:cs="SimSun-ExtB" w:hint="eastAsia"/>
            <w:sz w:val="30"/>
            <w:szCs w:val="30"/>
          </w:rPr>
          <w:t>𡉚</w:t>
        </w:r>
      </w:ins>
      <w:del w:id="61" w:author="Guangyu Zhu" w:date="2025-12-26T11:05:00Z" w16du:dateUtc="2025-12-26T03:05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痤</w:delText>
        </w:r>
      </w:del>
      <w:r w:rsidRPr="00BB0B76">
        <w:rPr>
          <w:rFonts w:ascii="宋体" w:eastAsia="宋体" w:hAnsi="宋体" w:hint="eastAsia"/>
          <w:sz w:val="30"/>
          <w:szCs w:val="30"/>
        </w:rPr>
        <w:t>（誑），曰：‘余克享于朕辟。’其又廼司四方民不克明。”</w:t>
      </w:r>
    </w:p>
    <w:p w14:paraId="6A24DF2B" w14:textId="77777777" w:rsidR="00467E54" w:rsidRDefault="00BB0B76" w:rsidP="00BB0B76">
      <w:pPr>
        <w:rPr>
          <w:ins w:id="62" w:author="Guangyu Zhu" w:date="2025-12-26T11:08:00Z" w16du:dateUtc="2025-12-26T03:08:00Z"/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《説命下》：“敬之</w:t>
      </w:r>
      <w:ins w:id="63" w:author="Guangyu Zhu" w:date="2025-12-26T11:07:00Z" w16du:dateUtc="2025-12-26T03:07:00Z">
        <w:r w:rsidR="00467E54" w:rsidRPr="00467E54">
          <w:rPr>
            <w:rFonts w:ascii="宋体" w:eastAsia="宋体" w:hAnsi="宋体" w:hint="eastAsia"/>
            <w:sz w:val="30"/>
            <w:szCs w:val="30"/>
          </w:rPr>
          <w:t>⿱兹才</w:t>
        </w:r>
      </w:ins>
      <w:del w:id="64" w:author="Guangyu Zhu" w:date="2025-12-26T11:07:00Z" w16du:dateUtc="2025-12-26T03:07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孳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（哉）！若賈，女（汝）母（毋）非（揮）貨女（如）戠（</w:t>
      </w:r>
      <w:ins w:id="65" w:author="Guangyu Zhu" w:date="2025-12-26T11:08:00Z" w16du:dateUtc="2025-12-26T03:08:00Z">
        <w:r w:rsidR="00467E54" w:rsidRPr="00467E54">
          <w:rPr>
            <w:rFonts w:ascii="SimSun-ExtB" w:eastAsia="SimSun-ExtB" w:hAnsi="SimSun-ExtB" w:cs="SimSun-ExtB" w:hint="eastAsia"/>
            <w:sz w:val="30"/>
            <w:szCs w:val="30"/>
          </w:rPr>
          <w:t>𡑌</w:t>
        </w:r>
      </w:ins>
      <w:r w:rsidRPr="00BB0B76">
        <w:rPr>
          <w:rFonts w:ascii="宋体" w:eastAsia="宋体" w:hAnsi="宋体" w:hint="eastAsia"/>
          <w:sz w:val="30"/>
          <w:szCs w:val="30"/>
        </w:rPr>
        <w:t>）石。”</w:t>
      </w:r>
    </w:p>
    <w:p w14:paraId="47E7888A" w14:textId="4F32C7B9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《説命下》：“敚（説），母（毋）蜀（獨）乃心，尃（敷）之于朕政。”</w:t>
      </w:r>
    </w:p>
    <w:p w14:paraId="186DE4E3" w14:textId="4E6EEBC2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《琴舞》：“母（毋）曰高</w:t>
      </w:r>
      <w:ins w:id="66" w:author="Guangyu Zhu" w:date="2025-12-26T11:09:00Z" w16du:dateUtc="2025-12-26T03:09:00Z">
        <w:r w:rsidR="00467E54" w:rsidRPr="00467E54">
          <w:rPr>
            <w:rFonts w:ascii="宋体" w:eastAsia="宋体" w:hAnsi="宋体" w:hint="eastAsia"/>
            <w:sz w:val="30"/>
            <w:szCs w:val="30"/>
            <w:vertAlign w:val="subscript"/>
            <w:rPrChange w:id="67" w:author="Guangyu Zhu" w:date="2025-12-26T11:09:00Z" w16du:dateUtc="2025-12-26T03:0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BB0B76">
        <w:rPr>
          <w:rFonts w:ascii="宋体" w:eastAsia="宋体" w:hAnsi="宋体" w:hint="eastAsia"/>
          <w:sz w:val="30"/>
          <w:szCs w:val="30"/>
        </w:rPr>
        <w:t>（高高）才（在）上，劯（陟）降其事（士），卑藍（監）才（在）</w:t>
      </w:r>
      <w:ins w:id="68" w:author="Guangyu Zhu" w:date="2025-12-26T11:09:00Z" w16du:dateUtc="2025-12-26T03:09:00Z">
        <w:r w:rsidR="00467E54" w:rsidRPr="00467E54">
          <w:rPr>
            <w:rFonts w:ascii="宋体" w:eastAsia="宋体" w:hAnsi="宋体" w:hint="eastAsia"/>
            <w:sz w:val="30"/>
            <w:szCs w:val="30"/>
          </w:rPr>
          <w:t>⿱兹才</w:t>
        </w:r>
      </w:ins>
      <w:r w:rsidRPr="00BB0B76">
        <w:rPr>
          <w:rFonts w:ascii="宋体" w:eastAsia="宋体" w:hAnsi="宋体" w:hint="eastAsia"/>
          <w:sz w:val="30"/>
          <w:szCs w:val="30"/>
        </w:rPr>
        <w:t>（</w:t>
      </w:r>
      <w:r w:rsidRPr="00D90FFF">
        <w:rPr>
          <w:rFonts w:ascii="宋体" w:eastAsia="宋体" w:hAnsi="宋体" w:hint="eastAsia"/>
          <w:sz w:val="30"/>
          <w:szCs w:val="30"/>
          <w:highlight w:val="yellow"/>
          <w:rPrChange w:id="69" w:author="Guangyu Zhu" w:date="2025-12-29T21:51:00Z" w16du:dateUtc="2025-12-29T13:51:00Z">
            <w:rPr>
              <w:rFonts w:ascii="宋体" w:eastAsia="宋体" w:hAnsi="宋体" w:hint="eastAsia"/>
              <w:sz w:val="30"/>
              <w:szCs w:val="30"/>
            </w:rPr>
          </w:rPrChange>
        </w:rPr>
        <w:t>兹</w:t>
      </w:r>
      <w:r w:rsidRPr="00BB0B76">
        <w:rPr>
          <w:rFonts w:ascii="宋体" w:eastAsia="宋体" w:hAnsi="宋体" w:hint="eastAsia"/>
          <w:sz w:val="30"/>
          <w:szCs w:val="30"/>
        </w:rPr>
        <w:t>）。”</w:t>
      </w:r>
    </w:p>
    <w:p w14:paraId="20391090" w14:textId="77777777" w:rsidR="00467E54" w:rsidRDefault="00BB0B76" w:rsidP="00BB0B76">
      <w:pPr>
        <w:rPr>
          <w:ins w:id="70" w:author="Guangyu Zhu" w:date="2025-12-26T11:10:00Z" w16du:dateUtc="2025-12-26T03:10:00Z"/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《芮良夫》：“母（毋）脜（擾）</w:t>
      </w:r>
      <w:ins w:id="71" w:author="Guangyu Zhu" w:date="2025-12-26T11:09:00Z" w16du:dateUtc="2025-12-26T03:09:00Z">
        <w:r w:rsidR="00467E54">
          <w:rPr>
            <w:rFonts w:ascii="宋体" w:eastAsia="宋体" w:hAnsi="宋体" w:hint="eastAsia"/>
            <w:sz w:val="30"/>
            <w:szCs w:val="30"/>
          </w:rPr>
          <w:t>䎽</w:t>
        </w:r>
      </w:ins>
      <w:r w:rsidRPr="00BB0B76">
        <w:rPr>
          <w:rFonts w:ascii="宋体" w:eastAsia="宋体" w:hAnsi="宋体" w:hint="eastAsia"/>
          <w:sz w:val="30"/>
          <w:szCs w:val="30"/>
        </w:rPr>
        <w:t>（聞）</w:t>
      </w:r>
      <w:ins w:id="72" w:author="Guangyu Zhu" w:date="2025-12-26T11:10:00Z" w16du:dateUtc="2025-12-26T03:10:00Z">
        <w:r w:rsidR="00467E54" w:rsidRPr="00467E54">
          <w:rPr>
            <w:rFonts w:ascii="宋体" w:eastAsia="宋体" w:hAnsi="宋体" w:hint="eastAsia"/>
            <w:sz w:val="30"/>
            <w:szCs w:val="30"/>
          </w:rPr>
          <w:t>⿰⿱爫言系</w:t>
        </w:r>
      </w:ins>
      <w:del w:id="73" w:author="Guangyu Zhu" w:date="2025-12-26T11:10:00Z" w16du:dateUtc="2025-12-26T03:10:00Z">
        <w:r w:rsidRPr="00BB0B76" w:rsidDel="00467E54">
          <w:rPr>
            <w:rFonts w:ascii="宋体" w:eastAsia="宋体" w:hAnsi="宋体" w:hint="eastAsia"/>
            <w:sz w:val="30"/>
            <w:szCs w:val="30"/>
          </w:rPr>
          <w:delText>繇</w:delText>
        </w:r>
      </w:del>
      <w:r w:rsidRPr="00BB0B76">
        <w:rPr>
          <w:rFonts w:ascii="宋体" w:eastAsia="宋体" w:hAnsi="宋体" w:hint="eastAsia"/>
          <w:sz w:val="30"/>
          <w:szCs w:val="30"/>
        </w:rPr>
        <w:t>（繇），厇（度）母（毋）又（有）</w:t>
      </w:r>
      <w:ins w:id="74" w:author="Guangyu Zhu" w:date="2025-12-26T11:10:00Z" w16du:dateUtc="2025-12-26T03:10:00Z">
        <w:r w:rsidR="00467E54">
          <w:rPr>
            <w:rFonts w:ascii="宋体" w:eastAsia="宋体" w:hAnsi="宋体" w:hint="eastAsia"/>
            <w:sz w:val="30"/>
            <w:szCs w:val="30"/>
          </w:rPr>
          <w:t>䛮</w:t>
        </w:r>
      </w:ins>
      <w:r w:rsidRPr="00BB0B76">
        <w:rPr>
          <w:rFonts w:ascii="宋体" w:eastAsia="宋体" w:hAnsi="宋体" w:hint="eastAsia"/>
          <w:sz w:val="30"/>
          <w:szCs w:val="30"/>
        </w:rPr>
        <w:t>（咎）。”</w:t>
      </w:r>
    </w:p>
    <w:p w14:paraId="4AF28845" w14:textId="03A09823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《芮良夫》：“母（毋）惏（婪）</w:t>
      </w:r>
      <w:del w:id="75" w:author="Guangyu Zhu" w:date="2025-12-26T11:11:00Z" w16du:dateUtc="2025-12-26T03:11:00Z">
        <w:r w:rsidRPr="00BB0B76" w:rsidDel="007158E4">
          <w:rPr>
            <w:rFonts w:ascii="宋体" w:eastAsia="宋体" w:hAnsi="宋体" w:hint="eastAsia"/>
            <w:sz w:val="30"/>
            <w:szCs w:val="30"/>
          </w:rPr>
          <w:delText>盦</w:delText>
        </w:r>
      </w:del>
      <w:ins w:id="76" w:author="Guangyu Zhu" w:date="2025-12-26T12:03:00Z" w16du:dateUtc="2025-12-26T04:03:00Z">
        <w:r w:rsidR="00B4503B" w:rsidRPr="00B4503B">
          <w:rPr>
            <w:rFonts w:ascii="宋体" w:eastAsia="宋体" w:hAnsi="宋体" w:hint="eastAsia"/>
            <w:sz w:val="30"/>
            <w:szCs w:val="30"/>
          </w:rPr>
          <w:t>⿱酓心</w:t>
        </w:r>
      </w:ins>
      <w:r w:rsidRPr="00BB0B76">
        <w:rPr>
          <w:rFonts w:ascii="宋体" w:eastAsia="宋体" w:hAnsi="宋体" w:hint="eastAsia"/>
          <w:sz w:val="30"/>
          <w:szCs w:val="30"/>
        </w:rPr>
        <w:t>（貪）、</w:t>
      </w:r>
      <w:del w:id="77" w:author="Guangyu Zhu" w:date="2025-12-26T12:03:00Z" w16du:dateUtc="2025-12-26T04:03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猪</w:delText>
        </w:r>
      </w:del>
      <w:ins w:id="78" w:author="Guangyu Zhu" w:date="2025-12-26T12:03:00Z" w16du:dateUtc="2025-12-26T04:03:00Z">
        <w:r w:rsidR="00B4503B">
          <w:rPr>
            <w:rFonts w:ascii="宋体" w:eastAsia="宋体" w:hAnsi="宋体" w:hint="eastAsia"/>
            <w:sz w:val="30"/>
            <w:szCs w:val="30"/>
          </w:rPr>
          <w:t>㹲</w:t>
        </w:r>
      </w:ins>
      <w:r w:rsidRPr="00BB0B76">
        <w:rPr>
          <w:rFonts w:ascii="宋体" w:eastAsia="宋体" w:hAnsi="宋体" w:hint="eastAsia"/>
          <w:sz w:val="30"/>
          <w:szCs w:val="30"/>
        </w:rPr>
        <w:t>（淆）昆（混）、</w:t>
      </w:r>
      <w:ins w:id="79" w:author="Guangyu Zhu" w:date="2025-12-26T12:04:00Z" w16du:dateUtc="2025-12-26T04:04:00Z">
        <w:r w:rsidR="00B4503B" w:rsidRPr="00B4503B">
          <w:rPr>
            <w:rFonts w:ascii="SimSun-ExtB" w:eastAsia="SimSun-ExtB" w:hAnsi="SimSun-ExtB" w:cs="SimSun-ExtB" w:hint="eastAsia"/>
            <w:sz w:val="30"/>
            <w:szCs w:val="30"/>
          </w:rPr>
          <w:t>𡈊</w:t>
        </w:r>
      </w:ins>
      <w:r w:rsidRPr="00BB0B76">
        <w:rPr>
          <w:rFonts w:ascii="宋体" w:eastAsia="宋体" w:hAnsi="宋体" w:hint="eastAsia"/>
          <w:sz w:val="30"/>
          <w:szCs w:val="30"/>
        </w:rPr>
        <w:t>（滿）</w:t>
      </w:r>
      <w:ins w:id="80" w:author="Guangyu Zhu" w:date="2025-12-26T12:04:00Z" w16du:dateUtc="2025-12-26T04:04:00Z">
        <w:r w:rsidR="00B4503B" w:rsidRPr="00B4503B">
          <w:rPr>
            <w:rFonts w:ascii="宋体" w:eastAsia="宋体" w:hAnsi="宋体" w:hint="eastAsia"/>
            <w:sz w:val="30"/>
            <w:szCs w:val="30"/>
          </w:rPr>
          <w:t>⿱浧皿</w:t>
        </w:r>
      </w:ins>
      <w:r w:rsidRPr="00BB0B76">
        <w:rPr>
          <w:rFonts w:ascii="宋体" w:eastAsia="宋体" w:hAnsi="宋体" w:hint="eastAsia"/>
          <w:sz w:val="30"/>
          <w:szCs w:val="30"/>
        </w:rPr>
        <w:t>（盈）、康戲而不智（知）</w:t>
      </w:r>
      <w:ins w:id="81" w:author="Guangyu Zhu" w:date="2025-12-26T12:06:00Z" w16du:dateUtc="2025-12-26T04:06:00Z">
        <w:r w:rsidR="00B4503B" w:rsidRPr="00B4503B">
          <w:rPr>
            <w:rFonts w:ascii="宋体" w:eastAsia="宋体" w:hAnsi="宋体" w:hint="eastAsia"/>
            <w:sz w:val="30"/>
            <w:szCs w:val="30"/>
          </w:rPr>
          <w:t>⿳</w:t>
        </w:r>
        <w:r w:rsidR="00B4503B" w:rsidRPr="00B4503B">
          <w:rPr>
            <w:rFonts w:ascii="SimSun-ExtB" w:eastAsia="SimSun-ExtB" w:hAnsi="SimSun-ExtB" w:cs="SimSun-ExtB" w:hint="eastAsia"/>
            <w:sz w:val="30"/>
            <w:szCs w:val="30"/>
          </w:rPr>
          <w:t>𦭝</w:t>
        </w:r>
        <w:r w:rsidR="00B4503B" w:rsidRPr="00B4503B">
          <w:rPr>
            <w:rFonts w:ascii="宋体" w:eastAsia="宋体" w:hAnsi="宋体" w:hint="eastAsia"/>
            <w:sz w:val="30"/>
            <w:szCs w:val="30"/>
          </w:rPr>
          <w:t>冖五</w:t>
        </w:r>
      </w:ins>
      <w:del w:id="82" w:author="Guangyu Zhu" w:date="2025-12-26T12:06:00Z" w16du:dateUtc="2025-12-26T04:06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瑩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（寤）</w:t>
      </w:r>
      <w:r w:rsidRPr="00BB0B76">
        <w:rPr>
          <w:rFonts w:ascii="宋体" w:eastAsia="宋体" w:hAnsi="宋体" w:hint="eastAsia"/>
          <w:sz w:val="30"/>
          <w:szCs w:val="30"/>
        </w:rPr>
        <w:lastRenderedPageBreak/>
        <w:t>告（覺）。”</w:t>
      </w:r>
    </w:p>
    <w:p w14:paraId="5562948F" w14:textId="5575FB2C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《芮良夫》：“敬</w:t>
      </w:r>
      <w:ins w:id="83" w:author="Guangyu Zhu" w:date="2025-12-26T12:07:00Z" w16du:dateUtc="2025-12-26T04:07:00Z">
        <w:r w:rsidR="00B4503B" w:rsidRPr="00467E54">
          <w:rPr>
            <w:rFonts w:ascii="宋体" w:eastAsia="宋体" w:hAnsi="宋体" w:hint="eastAsia"/>
            <w:sz w:val="30"/>
            <w:szCs w:val="30"/>
          </w:rPr>
          <w:t>⿱兹才</w:t>
        </w:r>
      </w:ins>
      <w:del w:id="84" w:author="Guangyu Zhu" w:date="2025-12-26T12:07:00Z" w16du:dateUtc="2025-12-26T04:07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孳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（哉）君子！恪</w:t>
      </w:r>
      <w:ins w:id="85" w:author="Guangyu Zhu" w:date="2025-12-26T12:07:00Z" w16du:dateUtc="2025-12-26T04:07:00Z">
        <w:r w:rsidR="00B4503B" w:rsidRPr="00467E54">
          <w:rPr>
            <w:rFonts w:ascii="宋体" w:eastAsia="宋体" w:hAnsi="宋体" w:hint="eastAsia"/>
            <w:sz w:val="30"/>
            <w:szCs w:val="30"/>
          </w:rPr>
          <w:t>⿱兹才</w:t>
        </w:r>
      </w:ins>
      <w:del w:id="86" w:author="Guangyu Zhu" w:date="2025-12-26T12:07:00Z" w16du:dateUtc="2025-12-26T04:07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孳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（哉）母（毋）巟（荒），畏天之降載（災），卹邦之不</w:t>
      </w:r>
      <w:del w:id="87" w:author="Guangyu Zhu" w:date="2025-12-26T12:07:00Z" w16du:dateUtc="2025-12-26T04:07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惧</w:delText>
        </w:r>
      </w:del>
      <w:ins w:id="88" w:author="Guangyu Zhu" w:date="2025-12-26T12:08:00Z" w16du:dateUtc="2025-12-26T04:08:00Z">
        <w:r w:rsidR="00B4503B" w:rsidRPr="00B4503B">
          <w:rPr>
            <w:rFonts w:ascii="宋体" w:eastAsia="宋体" w:hAnsi="宋体" w:hint="eastAsia"/>
            <w:sz w:val="30"/>
            <w:szCs w:val="30"/>
          </w:rPr>
          <w:t>⿰爿貝</w:t>
        </w:r>
      </w:ins>
      <w:r w:rsidRPr="00BB0B76">
        <w:rPr>
          <w:rFonts w:ascii="宋体" w:eastAsia="宋体" w:hAnsi="宋体" w:hint="eastAsia"/>
          <w:sz w:val="30"/>
          <w:szCs w:val="30"/>
        </w:rPr>
        <w:t>（臧）。”</w:t>
      </w:r>
    </w:p>
    <w:p w14:paraId="41EA1574" w14:textId="1FD4B90E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《芮良夫》：“母（毋）自緃（縱）于逸，以囂（傲）不</w:t>
      </w:r>
      <w:ins w:id="89" w:author="Guangyu Zhu" w:date="2025-12-26T12:08:00Z" w16du:dateUtc="2025-12-26T04:08:00Z">
        <w:r w:rsidR="00B4503B">
          <w:rPr>
            <w:rFonts w:ascii="宋体" w:eastAsia="宋体" w:hAnsi="宋体" w:hint="eastAsia"/>
            <w:sz w:val="30"/>
            <w:szCs w:val="30"/>
          </w:rPr>
          <w:t>㥩</w:t>
        </w:r>
      </w:ins>
      <w:r w:rsidRPr="00BB0B76">
        <w:rPr>
          <w:rFonts w:ascii="宋体" w:eastAsia="宋体" w:hAnsi="宋体" w:hint="eastAsia"/>
          <w:sz w:val="30"/>
          <w:szCs w:val="30"/>
        </w:rPr>
        <w:t>（</w:t>
      </w:r>
      <w:ins w:id="90" w:author="Guangyu Zhu" w:date="2025-12-26T12:08:00Z" w16du:dateUtc="2025-12-26T04:08:00Z">
        <w:r w:rsidR="00B4503B">
          <w:rPr>
            <w:rFonts w:ascii="宋体" w:eastAsia="宋体" w:hAnsi="宋体" w:hint="eastAsia"/>
            <w:sz w:val="30"/>
            <w:szCs w:val="30"/>
          </w:rPr>
          <w:t>圖</w:t>
        </w:r>
      </w:ins>
      <w:del w:id="91" w:author="Guangyu Zhu" w:date="2025-12-26T12:08:00Z" w16du:dateUtc="2025-12-26T04:08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圆</w:delText>
        </w:r>
      </w:del>
      <w:r w:rsidRPr="00BB0B76">
        <w:rPr>
          <w:rFonts w:ascii="宋体" w:eastAsia="宋体" w:hAnsi="宋体" w:hint="eastAsia"/>
          <w:sz w:val="30"/>
          <w:szCs w:val="30"/>
        </w:rPr>
        <w:t>），戁（悍）弁（變）改</w:t>
      </w:r>
      <w:ins w:id="92" w:author="Guangyu Zhu" w:date="2025-12-26T12:08:00Z" w16du:dateUtc="2025-12-26T04:08:00Z">
        <w:r w:rsidR="00B4503B" w:rsidRPr="00B4503B">
          <w:rPr>
            <w:rFonts w:ascii="SimSun-ExtB" w:eastAsia="SimSun-ExtB" w:hAnsi="SimSun-ExtB" w:cs="SimSun-ExtB" w:hint="eastAsia"/>
            <w:sz w:val="30"/>
            <w:szCs w:val="30"/>
          </w:rPr>
          <w:t>𬓂</w:t>
        </w:r>
      </w:ins>
      <w:del w:id="93" w:author="Guangyu Zhu" w:date="2025-12-26T12:08:00Z" w16du:dateUtc="2025-12-26T04:08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掌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（常），絉（</w:t>
      </w:r>
      <w:del w:id="94" w:author="Guangyu Zhu" w:date="2025-12-26T12:08:00Z" w16du:dateUtc="2025-12-26T04:08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疣</w:delText>
        </w:r>
      </w:del>
      <w:ins w:id="95" w:author="Guangyu Zhu" w:date="2025-12-26T12:09:00Z" w16du:dateUtc="2025-12-26T04:09:00Z">
        <w:r w:rsidR="00B4503B">
          <w:rPr>
            <w:rFonts w:ascii="宋体" w:eastAsia="宋体" w:hAnsi="宋体" w:hint="eastAsia"/>
            <w:sz w:val="30"/>
            <w:szCs w:val="30"/>
          </w:rPr>
          <w:t>㾁</w:t>
        </w:r>
      </w:ins>
      <w:r w:rsidRPr="00BB0B76">
        <w:rPr>
          <w:rFonts w:ascii="宋体" w:eastAsia="宋体" w:hAnsi="宋体" w:hint="eastAsia"/>
          <w:sz w:val="30"/>
          <w:szCs w:val="30"/>
        </w:rPr>
        <w:t>）而亡（無）又（有）</w:t>
      </w:r>
      <w:ins w:id="96" w:author="Guangyu Zhu" w:date="2025-12-26T12:09:00Z" w16du:dateUtc="2025-12-26T04:09:00Z">
        <w:r w:rsidR="00B4503B" w:rsidRPr="00B4503B">
          <w:rPr>
            <w:rFonts w:ascii="SimSun-ExtG" w:eastAsia="SimSun-ExtG" w:hAnsi="SimSun-ExtG" w:cs="SimSun-ExtG" w:hint="eastAsia"/>
            <w:sz w:val="30"/>
            <w:szCs w:val="30"/>
          </w:rPr>
          <w:t>𰫣</w:t>
        </w:r>
      </w:ins>
      <w:del w:id="97" w:author="Guangyu Zhu" w:date="2025-12-26T12:09:00Z" w16du:dateUtc="2025-12-26T04:09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紹</w:delText>
        </w:r>
      </w:del>
      <w:r w:rsidRPr="00BB0B76">
        <w:rPr>
          <w:rFonts w:ascii="宋体" w:eastAsia="宋体" w:hAnsi="宋体" w:hint="eastAsia"/>
          <w:sz w:val="30"/>
          <w:szCs w:val="30"/>
        </w:rPr>
        <w:t>（紀）</w:t>
      </w:r>
      <w:del w:id="98" w:author="Guangyu Zhu" w:date="2025-12-26T12:10:00Z" w16du:dateUtc="2025-12-26T04:10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統</w:delText>
        </w:r>
      </w:del>
      <w:ins w:id="99" w:author="Guangyu Zhu" w:date="2025-12-26T12:10:00Z" w16du:dateUtc="2025-12-26T04:10:00Z">
        <w:r w:rsidR="00B4503B">
          <w:rPr>
            <w:rFonts w:ascii="宋体" w:eastAsia="宋体" w:hAnsi="宋体" w:hint="eastAsia"/>
            <w:sz w:val="30"/>
            <w:szCs w:val="30"/>
          </w:rPr>
          <w:t>䋁</w:t>
        </w:r>
      </w:ins>
      <w:r w:rsidRPr="00BB0B76">
        <w:rPr>
          <w:rFonts w:ascii="宋体" w:eastAsia="宋体" w:hAnsi="宋体" w:hint="eastAsia"/>
          <w:sz w:val="30"/>
          <w:szCs w:val="30"/>
        </w:rPr>
        <w:t>（綱）。”</w:t>
      </w:r>
    </w:p>
    <w:p w14:paraId="4C45E55F" w14:textId="341B65C1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《芮良夫》：“母（毋）</w:t>
      </w:r>
      <w:ins w:id="100" w:author="Guangyu Zhu" w:date="2025-12-26T12:10:00Z" w16du:dateUtc="2025-12-26T04:10:00Z">
        <w:r w:rsidR="00B4503B" w:rsidRPr="00B4503B">
          <w:rPr>
            <w:rFonts w:ascii="宋体" w:eastAsia="宋体" w:hAnsi="宋体" w:hint="eastAsia"/>
            <w:sz w:val="30"/>
            <w:szCs w:val="30"/>
          </w:rPr>
          <w:t>⿰氵</w:t>
        </w:r>
        <w:r w:rsidR="00B4503B" w:rsidRPr="00B4503B">
          <w:rPr>
            <w:rFonts w:ascii="SimSun-ExtB" w:eastAsia="SimSun-ExtB" w:hAnsi="SimSun-ExtB" w:cs="SimSun-ExtB" w:hint="eastAsia"/>
            <w:sz w:val="30"/>
            <w:szCs w:val="30"/>
          </w:rPr>
          <w:t>𦵯</w:t>
        </w:r>
      </w:ins>
      <w:r w:rsidRPr="00BB0B76">
        <w:rPr>
          <w:rFonts w:ascii="宋体" w:eastAsia="宋体" w:hAnsi="宋体" w:hint="eastAsia"/>
          <w:sz w:val="30"/>
          <w:szCs w:val="30"/>
        </w:rPr>
        <w:t>（害）天</w:t>
      </w:r>
      <w:ins w:id="101" w:author="Guangyu Zhu" w:date="2025-12-26T12:10:00Z" w16du:dateUtc="2025-12-26T04:10:00Z">
        <w:r w:rsidR="00B4503B" w:rsidRPr="00B4503B">
          <w:rPr>
            <w:rFonts w:ascii="SimSun-ExtB" w:eastAsia="SimSun-ExtB" w:hAnsi="SimSun-ExtB" w:cs="SimSun-ExtB" w:hint="eastAsia"/>
            <w:sz w:val="30"/>
            <w:szCs w:val="30"/>
          </w:rPr>
          <w:t>𬓂</w:t>
        </w:r>
      </w:ins>
      <w:del w:id="102" w:author="Guangyu Zhu" w:date="2025-12-26T12:10:00Z" w16du:dateUtc="2025-12-26T04:10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棠</w:delText>
        </w:r>
      </w:del>
      <w:r w:rsidRPr="00BB0B76">
        <w:rPr>
          <w:rFonts w:ascii="宋体" w:eastAsia="宋体" w:hAnsi="宋体" w:hint="eastAsia"/>
          <w:sz w:val="30"/>
          <w:szCs w:val="30"/>
        </w:rPr>
        <w:t>（常），各</w:t>
      </w:r>
      <w:del w:id="103" w:author="Guangyu Zhu" w:date="2025-12-26T12:10:00Z" w16du:dateUtc="2025-12-26T04:10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堂</w:delText>
        </w:r>
      </w:del>
      <w:ins w:id="104" w:author="Guangyu Zhu" w:date="2025-12-26T12:11:00Z" w16du:dateUtc="2025-12-26T04:11:00Z">
        <w:r w:rsidR="00B4503B" w:rsidRPr="00B4503B">
          <w:rPr>
            <w:rFonts w:ascii="SimSun-ExtB" w:eastAsia="SimSun-ExtB" w:hAnsi="SimSun-ExtB" w:cs="SimSun-ExtB" w:hint="eastAsia"/>
            <w:sz w:val="30"/>
            <w:szCs w:val="30"/>
          </w:rPr>
          <w:t>𬔢</w:t>
        </w:r>
      </w:ins>
      <w:r w:rsidRPr="00BB0B76">
        <w:rPr>
          <w:rFonts w:ascii="宋体" w:eastAsia="宋体" w:hAnsi="宋体" w:hint="eastAsia"/>
          <w:sz w:val="30"/>
          <w:szCs w:val="30"/>
        </w:rPr>
        <w:t>（當）尔（爾）惪（德）。”</w:t>
      </w:r>
    </w:p>
    <w:p w14:paraId="307D4C5F" w14:textId="42C2EF22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《芮良夫》：“和</w:t>
      </w:r>
      <w:ins w:id="105" w:author="Guangyu Zhu" w:date="2025-12-26T12:11:00Z" w16du:dateUtc="2025-12-26T04:11:00Z">
        <w:r w:rsidR="00B4503B" w:rsidRPr="00B4503B">
          <w:rPr>
            <w:rFonts w:ascii="SimSun-ExtB" w:eastAsia="SimSun-ExtB" w:hAnsi="SimSun-ExtB" w:cs="SimSun-ExtB" w:hint="eastAsia"/>
            <w:sz w:val="30"/>
            <w:szCs w:val="30"/>
          </w:rPr>
          <w:t>𫦂</w:t>
        </w:r>
      </w:ins>
      <w:r w:rsidRPr="00BB0B76">
        <w:rPr>
          <w:rFonts w:ascii="宋体" w:eastAsia="宋体" w:hAnsi="宋体" w:hint="eastAsia"/>
          <w:sz w:val="30"/>
          <w:szCs w:val="30"/>
        </w:rPr>
        <w:t>（專）同心，母（毋）又（有）相</w:t>
      </w:r>
      <w:del w:id="106" w:author="Guangyu Zhu" w:date="2025-12-26T12:11:00Z" w16du:dateUtc="2025-12-26T04:11:00Z">
        <w:r w:rsidRPr="00BB0B76" w:rsidDel="00B4503B">
          <w:rPr>
            <w:rFonts w:ascii="宋体" w:eastAsia="宋体" w:hAnsi="宋体" w:hint="eastAsia"/>
            <w:sz w:val="30"/>
            <w:szCs w:val="30"/>
          </w:rPr>
          <w:delText>放</w:delText>
        </w:r>
      </w:del>
      <w:ins w:id="107" w:author="Guangyu Zhu" w:date="2025-12-26T12:12:00Z" w16du:dateUtc="2025-12-26T04:12:00Z">
        <w:r w:rsidR="00B4503B" w:rsidRPr="00B4503B">
          <w:rPr>
            <w:rFonts w:ascii="宋体" w:eastAsia="宋体" w:hAnsi="宋体" w:hint="eastAsia"/>
            <w:sz w:val="30"/>
            <w:szCs w:val="30"/>
          </w:rPr>
          <w:t>⿰力攵</w:t>
        </w:r>
      </w:ins>
      <w:r w:rsidRPr="00BB0B76">
        <w:rPr>
          <w:rFonts w:ascii="宋体" w:eastAsia="宋体" w:hAnsi="宋体" w:hint="eastAsia"/>
          <w:sz w:val="30"/>
          <w:szCs w:val="30"/>
        </w:rPr>
        <w:t>（負）。”</w:t>
      </w:r>
    </w:p>
    <w:p w14:paraId="0E641926" w14:textId="51E7B0B4" w:rsidR="00BB0B76" w:rsidRPr="00BB0B76" w:rsidRDefault="00BB0B76" w:rsidP="00BB0B76">
      <w:pPr>
        <w:rPr>
          <w:rFonts w:ascii="宋体" w:eastAsia="宋体" w:hAnsi="宋体" w:hint="eastAsia"/>
          <w:sz w:val="30"/>
          <w:szCs w:val="30"/>
        </w:rPr>
      </w:pPr>
      <w:r w:rsidRPr="00BB0B76">
        <w:rPr>
          <w:rFonts w:ascii="宋体" w:eastAsia="宋体" w:hAnsi="宋体" w:hint="eastAsia"/>
          <w:sz w:val="30"/>
          <w:szCs w:val="30"/>
        </w:rPr>
        <w:t>《日甲·病》：“壬癸有疾，母（毋）逢人，</w:t>
      </w:r>
    </w:p>
    <w:sectPr w:rsidR="00BB0B76" w:rsidRPr="00BB0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38BB" w14:textId="77777777" w:rsidR="00C8008B" w:rsidRDefault="00C8008B" w:rsidP="00D90FFF">
      <w:pPr>
        <w:rPr>
          <w:rFonts w:hint="eastAsia"/>
        </w:rPr>
      </w:pPr>
      <w:r>
        <w:separator/>
      </w:r>
    </w:p>
  </w:endnote>
  <w:endnote w:type="continuationSeparator" w:id="0">
    <w:p w14:paraId="3ADE228F" w14:textId="77777777" w:rsidR="00C8008B" w:rsidRDefault="00C8008B" w:rsidP="00D90F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5CDE" w14:textId="77777777" w:rsidR="00C8008B" w:rsidRDefault="00C8008B" w:rsidP="00D90FFF">
      <w:pPr>
        <w:rPr>
          <w:rFonts w:hint="eastAsia"/>
        </w:rPr>
      </w:pPr>
      <w:r>
        <w:separator/>
      </w:r>
    </w:p>
  </w:footnote>
  <w:footnote w:type="continuationSeparator" w:id="0">
    <w:p w14:paraId="3220AAE4" w14:textId="77777777" w:rsidR="00C8008B" w:rsidRDefault="00C8008B" w:rsidP="00D90FFF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88"/>
    <w:rsid w:val="00001D7F"/>
    <w:rsid w:val="00015876"/>
    <w:rsid w:val="00043E88"/>
    <w:rsid w:val="002E4F0B"/>
    <w:rsid w:val="00467E54"/>
    <w:rsid w:val="004B7AEF"/>
    <w:rsid w:val="007158E4"/>
    <w:rsid w:val="00AC358E"/>
    <w:rsid w:val="00B4503B"/>
    <w:rsid w:val="00BA7140"/>
    <w:rsid w:val="00BB0B76"/>
    <w:rsid w:val="00C8008B"/>
    <w:rsid w:val="00D9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70231"/>
  <w15:chartTrackingRefBased/>
  <w15:docId w15:val="{5739D2CF-C965-414F-BDCF-1C410314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3E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E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E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E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E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E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E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E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3E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3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3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3E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3E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3E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3E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3E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3E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3E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E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3E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3E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E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3E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3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3E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3E88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4B7AEF"/>
  </w:style>
  <w:style w:type="paragraph" w:styleId="af">
    <w:name w:val="header"/>
    <w:basedOn w:val="a"/>
    <w:link w:val="af0"/>
    <w:uiPriority w:val="99"/>
    <w:unhideWhenUsed/>
    <w:rsid w:val="00D90F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90FF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90F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90F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4</cp:revision>
  <dcterms:created xsi:type="dcterms:W3CDTF">2025-12-25T13:15:00Z</dcterms:created>
  <dcterms:modified xsi:type="dcterms:W3CDTF">2025-12-29T13:51:00Z</dcterms:modified>
</cp:coreProperties>
</file>