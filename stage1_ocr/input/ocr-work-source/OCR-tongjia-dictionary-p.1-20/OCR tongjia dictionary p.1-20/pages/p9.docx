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CD6BC" w14:textId="77777777" w:rsidR="00C23D64" w:rsidRPr="00C23D64" w:rsidRDefault="00C23D64" w:rsidP="00C23D64">
      <w:pPr>
        <w:rPr>
          <w:rFonts w:ascii="宋体" w:eastAsia="宋体" w:hAnsi="宋体" w:hint="eastAsia"/>
          <w:sz w:val="30"/>
          <w:szCs w:val="30"/>
        </w:rPr>
      </w:pPr>
      <w:r w:rsidRPr="00C23D64">
        <w:rPr>
          <w:rFonts w:ascii="宋体" w:eastAsia="宋体" w:hAnsi="宋体" w:hint="eastAsia"/>
          <w:sz w:val="30"/>
          <w:szCs w:val="30"/>
        </w:rPr>
        <w:t>外鬼爲祟。”</w:t>
      </w:r>
    </w:p>
    <w:p w14:paraId="6CE6A5B7" w14:textId="77777777" w:rsidR="00C23D64" w:rsidRPr="00C23D64" w:rsidRDefault="00C23D64" w:rsidP="00C23D64">
      <w:pPr>
        <w:rPr>
          <w:rFonts w:ascii="宋体" w:eastAsia="宋体" w:hAnsi="宋体" w:hint="eastAsia"/>
          <w:sz w:val="30"/>
          <w:szCs w:val="30"/>
        </w:rPr>
      </w:pPr>
      <w:r w:rsidRPr="00C23D64">
        <w:rPr>
          <w:rFonts w:ascii="宋体" w:eastAsia="宋体" w:hAnsi="宋体" w:hint="eastAsia"/>
          <w:sz w:val="30"/>
          <w:szCs w:val="30"/>
        </w:rPr>
        <w:t>《帛甲老子·德經》：“母（毋）閘（狎）其所居，毋猒（厭）其所生。”</w:t>
      </w:r>
    </w:p>
    <w:p w14:paraId="67704FE2" w14:textId="77777777" w:rsidR="00C23D64" w:rsidRPr="00C23D64" w:rsidRDefault="00C23D64" w:rsidP="00C23D64">
      <w:pPr>
        <w:rPr>
          <w:rFonts w:ascii="宋体" w:eastAsia="宋体" w:hAnsi="宋体" w:hint="eastAsia"/>
          <w:sz w:val="30"/>
          <w:szCs w:val="30"/>
        </w:rPr>
      </w:pPr>
      <w:r w:rsidRPr="00C23D64">
        <w:rPr>
          <w:rFonts w:ascii="宋体" w:eastAsia="宋体" w:hAnsi="宋体" w:hint="eastAsia"/>
          <w:sz w:val="30"/>
          <w:szCs w:val="30"/>
        </w:rPr>
        <w:t>《顏淵問》：“而母（毋）谷（欲）得安（焉）。”</w:t>
      </w:r>
    </w:p>
    <w:p w14:paraId="5AB5901B" w14:textId="10BE3883" w:rsidR="00C23D64" w:rsidRPr="00C23D64" w:rsidRDefault="00C23D64" w:rsidP="00C23D64">
      <w:pPr>
        <w:rPr>
          <w:rFonts w:ascii="宋体" w:eastAsia="宋体" w:hAnsi="宋体" w:hint="eastAsia"/>
          <w:sz w:val="30"/>
          <w:szCs w:val="30"/>
        </w:rPr>
      </w:pPr>
      <w:r w:rsidRPr="00C23D64">
        <w:rPr>
          <w:rFonts w:ascii="宋体" w:eastAsia="宋体" w:hAnsi="宋体" w:hint="eastAsia"/>
          <w:sz w:val="30"/>
          <w:szCs w:val="30"/>
        </w:rPr>
        <w:t>《王居》：“忨（愿）夫</w:t>
      </w:r>
      <w:del w:id="0" w:author="Guangyu Zhu" w:date="2025-12-29T15:28:00Z" w16du:dateUtc="2025-12-29T07:28:00Z">
        <w:r w:rsidRPr="00C23D64" w:rsidDel="008F35B7">
          <w:rPr>
            <w:rFonts w:ascii="宋体" w:eastAsia="宋体" w:hAnsi="宋体" w:hint="eastAsia"/>
            <w:sz w:val="30"/>
            <w:szCs w:val="30"/>
          </w:rPr>
          <w:delText>。</w:delText>
        </w:r>
      </w:del>
      <w:ins w:id="1" w:author="Guangyu Zhu" w:date="2025-12-29T15:28:00Z" w16du:dateUtc="2025-12-29T07:28:00Z">
        <w:r w:rsidR="008F35B7" w:rsidRPr="008F35B7">
          <w:rPr>
            <w:rFonts w:ascii="宋体" w:eastAsia="宋体" w:hAnsi="宋体" w:hint="eastAsia"/>
            <w:sz w:val="30"/>
            <w:szCs w:val="30"/>
            <w:vertAlign w:val="subscript"/>
            <w:rPrChange w:id="2" w:author="Guangyu Zhu" w:date="2025-12-29T15:28:00Z" w16du:dateUtc="2025-12-29T07:28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t>=</w:t>
        </w:r>
      </w:ins>
      <w:r w:rsidRPr="00C23D64">
        <w:rPr>
          <w:rFonts w:ascii="宋体" w:eastAsia="宋体" w:hAnsi="宋体" w:hint="eastAsia"/>
          <w:sz w:val="30"/>
          <w:szCs w:val="30"/>
        </w:rPr>
        <w:t>（大夫）之母（毋）</w:t>
      </w:r>
      <w:ins w:id="3" w:author="Guangyu Zhu" w:date="2025-12-29T15:29:00Z" w16du:dateUtc="2025-12-29T07:29:00Z">
        <w:r w:rsidR="008F35B7" w:rsidRPr="008F35B7">
          <w:rPr>
            <w:rFonts w:ascii="宋体" w:eastAsia="宋体" w:hAnsi="宋体"/>
            <w:noProof/>
            <w:sz w:val="30"/>
            <w:szCs w:val="30"/>
          </w:rPr>
          <w:drawing>
            <wp:inline distT="0" distB="0" distL="0" distR="0" wp14:anchorId="5885798C" wp14:editId="3B6E358E">
              <wp:extent cx="128843" cy="180000"/>
              <wp:effectExtent l="0" t="0" r="5080" b="0"/>
              <wp:docPr id="1133916712" name="图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33916712" name=""/>
                      <pic:cNvPicPr/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843" cy="180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r w:rsidRPr="00C23D64">
        <w:rPr>
          <w:rFonts w:ascii="宋体" w:eastAsia="宋体" w:hAnsi="宋体" w:hint="eastAsia"/>
          <w:sz w:val="30"/>
          <w:szCs w:val="30"/>
        </w:rPr>
        <w:t>徒，以員（損）不</w:t>
      </w:r>
      <w:bookmarkStart w:id="4" w:name="_Hlk217919046"/>
      <w:ins w:id="5" w:author="Guangyu Zhu" w:date="2025-12-29T15:30:00Z" w16du:dateUtc="2025-12-29T07:30:00Z">
        <w:r w:rsidR="008F35B7" w:rsidRPr="008F35B7">
          <w:rPr>
            <w:rFonts w:ascii="宋体" w:eastAsia="宋体" w:hAnsi="宋体" w:hint="eastAsia"/>
            <w:sz w:val="30"/>
            <w:szCs w:val="30"/>
          </w:rPr>
          <w:t>㝅</w:t>
        </w:r>
      </w:ins>
      <w:bookmarkEnd w:id="4"/>
      <w:del w:id="6" w:author="Guangyu Zhu" w:date="2025-12-29T15:30:00Z" w16du:dateUtc="2025-12-29T07:30:00Z">
        <w:r w:rsidRPr="00C23D64" w:rsidDel="008F35B7">
          <w:rPr>
            <w:rFonts w:ascii="宋体" w:eastAsia="宋体" w:hAnsi="宋体" w:hint="eastAsia"/>
            <w:sz w:val="30"/>
            <w:szCs w:val="30"/>
          </w:rPr>
          <w:delText>穀</w:delText>
        </w:r>
      </w:del>
      <w:r w:rsidRPr="00C23D64">
        <w:rPr>
          <w:rFonts w:ascii="宋体" w:eastAsia="宋体" w:hAnsi="宋体" w:hint="eastAsia"/>
          <w:sz w:val="30"/>
          <w:szCs w:val="30"/>
        </w:rPr>
        <w:t>（穀）之</w:t>
      </w:r>
      <w:ins w:id="7" w:author="Guangyu Zhu" w:date="2025-12-29T15:30:00Z" w16du:dateUtc="2025-12-29T07:30:00Z">
        <w:r w:rsidR="008F35B7" w:rsidRPr="008F35B7">
          <w:rPr>
            <w:rFonts w:ascii="微软雅黑" w:eastAsia="微软雅黑" w:hAnsi="微软雅黑" w:cs="微软雅黑" w:hint="eastAsia"/>
            <w:sz w:val="30"/>
            <w:szCs w:val="30"/>
          </w:rPr>
          <w:t>〼</w:t>
        </w:r>
      </w:ins>
      <w:del w:id="8" w:author="Guangyu Zhu" w:date="2025-12-29T15:30:00Z" w16du:dateUtc="2025-12-29T07:30:00Z">
        <w:r w:rsidRPr="00C23D64" w:rsidDel="008F35B7">
          <w:rPr>
            <w:rFonts w:ascii="宋体" w:eastAsia="宋体" w:hAnsi="宋体" w:hint="eastAsia"/>
            <w:sz w:val="30"/>
            <w:szCs w:val="30"/>
          </w:rPr>
          <w:delText>口</w:delText>
        </w:r>
      </w:del>
      <w:r w:rsidRPr="00C23D64">
        <w:rPr>
          <w:rFonts w:ascii="宋体" w:eastAsia="宋体" w:hAnsi="宋体" w:hint="eastAsia"/>
          <w:sz w:val="30"/>
          <w:szCs w:val="30"/>
        </w:rPr>
        <w:t>。”</w:t>
      </w:r>
    </w:p>
    <w:p w14:paraId="02663115" w14:textId="2C98B4C6" w:rsidR="00C23D64" w:rsidRPr="00C23D64" w:rsidRDefault="00C23D64" w:rsidP="00C23D64">
      <w:pPr>
        <w:rPr>
          <w:rFonts w:ascii="宋体" w:eastAsia="宋体" w:hAnsi="宋体" w:hint="eastAsia"/>
          <w:sz w:val="30"/>
          <w:szCs w:val="30"/>
        </w:rPr>
      </w:pPr>
      <w:r w:rsidRPr="00C23D64">
        <w:rPr>
          <w:rFonts w:ascii="宋体" w:eastAsia="宋体" w:hAnsi="宋体" w:hint="eastAsia"/>
          <w:sz w:val="30"/>
          <w:szCs w:val="30"/>
        </w:rPr>
        <w:t>《陳公》：“不智（知）其啟卒</w:t>
      </w:r>
      <w:ins w:id="9" w:author="Guangyu Zhu" w:date="2025-12-29T15:31:00Z" w16du:dateUtc="2025-12-29T07:31:00Z">
        <w:r w:rsidR="008F35B7" w:rsidRPr="008F35B7">
          <w:rPr>
            <w:rFonts w:ascii="宋体" w:eastAsia="宋体" w:hAnsi="宋体" w:hint="eastAsia"/>
            <w:sz w:val="30"/>
            <w:szCs w:val="30"/>
          </w:rPr>
          <w:t>⿳宀來上</w:t>
        </w:r>
      </w:ins>
      <w:r w:rsidRPr="00C23D64">
        <w:rPr>
          <w:rFonts w:ascii="宋体" w:eastAsia="宋体" w:hAnsi="宋体" w:hint="eastAsia"/>
          <w:sz w:val="30"/>
          <w:szCs w:val="30"/>
        </w:rPr>
        <w:t>行述（遂）内王卒而母（毋）</w:t>
      </w:r>
      <w:ins w:id="10" w:author="Guangyu Zhu" w:date="2025-12-29T15:36:00Z" w16du:dateUtc="2025-12-29T07:36:00Z">
        <w:r w:rsidR="005F1C84" w:rsidRPr="005F1C84">
          <w:rPr>
            <w:rFonts w:ascii="宋体" w:eastAsia="宋体" w:hAnsi="宋体" w:hint="eastAsia"/>
            <w:sz w:val="30"/>
            <w:szCs w:val="30"/>
          </w:rPr>
          <w:t>⿱㞢龰</w:t>
        </w:r>
      </w:ins>
      <w:del w:id="11" w:author="Guangyu Zhu" w:date="2025-12-29T15:36:00Z" w16du:dateUtc="2025-12-29T07:36:00Z">
        <w:r w:rsidRPr="00C23D64" w:rsidDel="005F1C84">
          <w:rPr>
            <w:rFonts w:ascii="宋体" w:eastAsia="宋体" w:hAnsi="宋体" w:hint="eastAsia"/>
            <w:sz w:val="30"/>
            <w:szCs w:val="30"/>
          </w:rPr>
          <w:delText>走</w:delText>
        </w:r>
      </w:del>
      <w:r w:rsidRPr="00C23D64">
        <w:rPr>
          <w:rFonts w:ascii="宋体" w:eastAsia="宋体" w:hAnsi="宋体" w:hint="eastAsia"/>
          <w:sz w:val="30"/>
          <w:szCs w:val="30"/>
        </w:rPr>
        <w:t>（止）</w:t>
      </w:r>
      <w:del w:id="12" w:author="Guangyu Zhu" w:date="2025-12-29T15:37:00Z" w16du:dateUtc="2025-12-29T07:37:00Z">
        <w:r w:rsidRPr="00C23D64" w:rsidDel="005F1C84">
          <w:rPr>
            <w:rFonts w:ascii="宋体" w:eastAsia="宋体" w:hAnsi="宋体" w:hint="eastAsia"/>
            <w:sz w:val="30"/>
            <w:szCs w:val="30"/>
          </w:rPr>
          <w:delText>币</w:delText>
        </w:r>
      </w:del>
      <w:ins w:id="13" w:author="Guangyu Zhu" w:date="2025-12-29T15:37:00Z" w16du:dateUtc="2025-12-29T07:37:00Z">
        <w:r w:rsidR="005F1C84">
          <w:rPr>
            <w:rFonts w:ascii="宋体" w:eastAsia="宋体" w:hAnsi="宋体" w:hint="eastAsia"/>
            <w:sz w:val="30"/>
            <w:szCs w:val="30"/>
          </w:rPr>
          <w:t>帀</w:t>
        </w:r>
      </w:ins>
      <w:r w:rsidRPr="00C23D64">
        <w:rPr>
          <w:rFonts w:ascii="宋体" w:eastAsia="宋体" w:hAnsi="宋体" w:hint="eastAsia"/>
          <w:sz w:val="30"/>
          <w:szCs w:val="30"/>
        </w:rPr>
        <w:t>（師）徒</w:t>
      </w:r>
      <w:ins w:id="14" w:author="Guangyu Zhu" w:date="2025-12-29T15:38:00Z" w16du:dateUtc="2025-12-29T07:38:00Z">
        <w:r w:rsidR="005F1C84" w:rsidRPr="005F1C84">
          <w:rPr>
            <w:rFonts w:ascii="SimSun-ExtG" w:eastAsia="SimSun-ExtG" w:hAnsi="SimSun-ExtG" w:cs="SimSun-ExtG" w:hint="eastAsia"/>
            <w:sz w:val="30"/>
            <w:szCs w:val="30"/>
          </w:rPr>
          <w:t>𰲛</w:t>
        </w:r>
      </w:ins>
      <w:r w:rsidRPr="00C23D64">
        <w:rPr>
          <w:rFonts w:ascii="宋体" w:eastAsia="宋体" w:hAnsi="宋体" w:hint="eastAsia"/>
          <w:sz w:val="30"/>
          <w:szCs w:val="30"/>
        </w:rPr>
        <w:t>（乎）？”</w:t>
      </w:r>
    </w:p>
    <w:p w14:paraId="2D88CE8D" w14:textId="77777777" w:rsidR="005F1C84" w:rsidRDefault="00C23D64" w:rsidP="00C23D64">
      <w:pPr>
        <w:rPr>
          <w:ins w:id="15" w:author="Guangyu Zhu" w:date="2025-12-29T15:41:00Z" w16du:dateUtc="2025-12-29T07:41:00Z"/>
          <w:rFonts w:ascii="宋体" w:eastAsia="宋体" w:hAnsi="宋体" w:hint="eastAsia"/>
          <w:sz w:val="30"/>
          <w:szCs w:val="30"/>
        </w:rPr>
      </w:pPr>
      <w:r w:rsidRPr="00C23D64">
        <w:rPr>
          <w:rFonts w:ascii="宋体" w:eastAsia="宋体" w:hAnsi="宋体" w:hint="eastAsia"/>
          <w:sz w:val="30"/>
          <w:szCs w:val="30"/>
        </w:rPr>
        <w:t>《陳公》：“女（如）内王卒而母（毋）</w:t>
      </w:r>
      <w:ins w:id="16" w:author="Guangyu Zhu" w:date="2025-12-29T15:39:00Z" w16du:dateUtc="2025-12-29T07:39:00Z">
        <w:r w:rsidR="005F1C84" w:rsidRPr="005F1C84">
          <w:rPr>
            <w:rFonts w:ascii="宋体" w:eastAsia="宋体" w:hAnsi="宋体" w:hint="eastAsia"/>
            <w:sz w:val="30"/>
            <w:szCs w:val="30"/>
          </w:rPr>
          <w:t>⿱㞢龰</w:t>
        </w:r>
      </w:ins>
      <w:del w:id="17" w:author="Guangyu Zhu" w:date="2025-12-29T15:39:00Z" w16du:dateUtc="2025-12-29T07:39:00Z">
        <w:r w:rsidRPr="00C23D64" w:rsidDel="005F1C84">
          <w:rPr>
            <w:rFonts w:ascii="宋体" w:eastAsia="宋体" w:hAnsi="宋体" w:hint="eastAsia"/>
            <w:sz w:val="30"/>
            <w:szCs w:val="30"/>
          </w:rPr>
          <w:delText>走</w:delText>
        </w:r>
      </w:del>
      <w:r w:rsidRPr="00C23D64">
        <w:rPr>
          <w:rFonts w:ascii="宋体" w:eastAsia="宋体" w:hAnsi="宋体" w:hint="eastAsia"/>
          <w:sz w:val="30"/>
          <w:szCs w:val="30"/>
        </w:rPr>
        <w:t>（止）</w:t>
      </w:r>
      <w:del w:id="18" w:author="Guangyu Zhu" w:date="2025-12-29T15:39:00Z" w16du:dateUtc="2025-12-29T07:39:00Z">
        <w:r w:rsidRPr="00C23D64" w:rsidDel="005F1C84">
          <w:rPr>
            <w:rFonts w:ascii="宋体" w:eastAsia="宋体" w:hAnsi="宋体" w:hint="eastAsia"/>
            <w:sz w:val="30"/>
            <w:szCs w:val="30"/>
          </w:rPr>
          <w:delText>币</w:delText>
        </w:r>
      </w:del>
      <w:ins w:id="19" w:author="Guangyu Zhu" w:date="2025-12-29T15:39:00Z" w16du:dateUtc="2025-12-29T07:39:00Z">
        <w:r w:rsidR="005F1C84">
          <w:rPr>
            <w:rFonts w:ascii="宋体" w:eastAsia="宋体" w:hAnsi="宋体" w:hint="eastAsia"/>
            <w:sz w:val="30"/>
            <w:szCs w:val="30"/>
          </w:rPr>
          <w:t>帀</w:t>
        </w:r>
      </w:ins>
      <w:r w:rsidRPr="00C23D64">
        <w:rPr>
          <w:rFonts w:ascii="宋体" w:eastAsia="宋体" w:hAnsi="宋体" w:hint="eastAsia"/>
          <w:sz w:val="30"/>
          <w:szCs w:val="30"/>
        </w:rPr>
        <w:t>（師）徒，母（毋）亦善</w:t>
      </w:r>
      <w:ins w:id="20" w:author="Guangyu Zhu" w:date="2025-12-29T15:40:00Z" w16du:dateUtc="2025-12-29T07:40:00Z">
        <w:r w:rsidR="005F1C84" w:rsidRPr="005F1C84">
          <w:rPr>
            <w:rFonts w:ascii="SimSun-ExtG" w:eastAsia="SimSun-ExtG" w:hAnsi="SimSun-ExtG" w:cs="SimSun-ExtG" w:hint="eastAsia"/>
            <w:sz w:val="30"/>
            <w:szCs w:val="30"/>
          </w:rPr>
          <w:t>𰲛</w:t>
        </w:r>
      </w:ins>
      <w:r w:rsidRPr="00C23D64">
        <w:rPr>
          <w:rFonts w:ascii="宋体" w:eastAsia="宋体" w:hAnsi="宋体" w:hint="eastAsia"/>
          <w:sz w:val="30"/>
          <w:szCs w:val="30"/>
        </w:rPr>
        <w:t>（乎）？”</w:t>
      </w:r>
    </w:p>
    <w:p w14:paraId="25759ADE" w14:textId="4F25FA26" w:rsidR="00C23D64" w:rsidRPr="00C23D64" w:rsidRDefault="00C23D64" w:rsidP="00C23D64">
      <w:pPr>
        <w:rPr>
          <w:rFonts w:ascii="宋体" w:eastAsia="宋体" w:hAnsi="宋体" w:hint="eastAsia"/>
          <w:sz w:val="30"/>
          <w:szCs w:val="30"/>
        </w:rPr>
      </w:pPr>
      <w:r w:rsidRPr="00C23D64">
        <w:rPr>
          <w:rFonts w:ascii="宋体" w:eastAsia="宋体" w:hAnsi="宋体" w:hint="eastAsia"/>
          <w:sz w:val="30"/>
          <w:szCs w:val="30"/>
        </w:rPr>
        <w:t>《</w:t>
      </w:r>
      <w:del w:id="21" w:author="Guangyu Zhu" w:date="2025-12-29T15:41:00Z" w16du:dateUtc="2025-12-29T07:41:00Z">
        <w:r w:rsidRPr="00C23D64" w:rsidDel="005F1C84">
          <w:rPr>
            <w:rFonts w:ascii="宋体" w:eastAsia="宋体" w:hAnsi="宋体" w:hint="eastAsia"/>
            <w:sz w:val="30"/>
            <w:szCs w:val="30"/>
          </w:rPr>
          <w:delText>ト</w:delText>
        </w:r>
      </w:del>
      <w:ins w:id="22" w:author="Guangyu Zhu" w:date="2025-12-29T15:41:00Z" w16du:dateUtc="2025-12-29T07:41:00Z">
        <w:r w:rsidR="005F1C84">
          <w:rPr>
            <w:rFonts w:ascii="宋体" w:eastAsia="宋体" w:hAnsi="宋体" w:hint="eastAsia"/>
            <w:sz w:val="30"/>
            <w:szCs w:val="30"/>
          </w:rPr>
          <w:t>卜</w:t>
        </w:r>
      </w:ins>
      <w:r w:rsidRPr="00C23D64">
        <w:rPr>
          <w:rFonts w:ascii="宋体" w:eastAsia="宋体" w:hAnsi="宋体" w:hint="eastAsia"/>
          <w:sz w:val="30"/>
          <w:szCs w:val="30"/>
        </w:rPr>
        <w:t>書》：“貞</w:t>
      </w:r>
      <w:del w:id="23" w:author="Guangyu Zhu" w:date="2025-12-29T15:41:00Z" w16du:dateUtc="2025-12-29T07:41:00Z">
        <w:r w:rsidRPr="00C23D64" w:rsidDel="005F1C84">
          <w:rPr>
            <w:rFonts w:ascii="宋体" w:eastAsia="宋体" w:hAnsi="宋体" w:hint="eastAsia"/>
            <w:sz w:val="30"/>
            <w:szCs w:val="30"/>
          </w:rPr>
          <w:delText>ト</w:delText>
        </w:r>
      </w:del>
      <w:ins w:id="24" w:author="Guangyu Zhu" w:date="2025-12-29T15:41:00Z" w16du:dateUtc="2025-12-29T07:41:00Z">
        <w:r w:rsidR="005F1C84">
          <w:rPr>
            <w:rFonts w:ascii="宋体" w:eastAsia="宋体" w:hAnsi="宋体" w:hint="eastAsia"/>
            <w:sz w:val="30"/>
            <w:szCs w:val="30"/>
          </w:rPr>
          <w:t>卜</w:t>
        </w:r>
      </w:ins>
      <w:r w:rsidRPr="00C23D64">
        <w:rPr>
          <w:rFonts w:ascii="宋体" w:eastAsia="宋体" w:hAnsi="宋体" w:hint="eastAsia"/>
          <w:sz w:val="30"/>
          <w:szCs w:val="30"/>
        </w:rPr>
        <w:t>邦，</w:t>
      </w:r>
      <w:del w:id="25" w:author="Guangyu Zhu" w:date="2025-12-29T15:41:00Z" w16du:dateUtc="2025-12-29T07:41:00Z">
        <w:r w:rsidRPr="00C23D64" w:rsidDel="005F1C84">
          <w:rPr>
            <w:rFonts w:ascii="宋体" w:eastAsia="宋体" w:hAnsi="宋体" w:hint="eastAsia"/>
            <w:sz w:val="30"/>
            <w:szCs w:val="30"/>
          </w:rPr>
          <w:delText>州</w:delText>
        </w:r>
      </w:del>
      <w:ins w:id="26" w:author="Guangyu Zhu" w:date="2025-12-29T15:41:00Z" w16du:dateUtc="2025-12-29T07:41:00Z">
        <w:r w:rsidR="005F1C84" w:rsidRPr="005F1C84">
          <w:rPr>
            <w:rFonts w:ascii="SimSun-ExtB" w:eastAsia="SimSun-ExtB" w:hAnsi="SimSun-ExtB" w:cs="SimSun-ExtB" w:hint="eastAsia"/>
            <w:sz w:val="30"/>
            <w:szCs w:val="30"/>
          </w:rPr>
          <w:t>𠧞</w:t>
        </w:r>
      </w:ins>
      <w:r w:rsidRPr="00C23D64">
        <w:rPr>
          <w:rFonts w:ascii="宋体" w:eastAsia="宋体" w:hAnsi="宋体" w:hint="eastAsia"/>
          <w:sz w:val="30"/>
          <w:szCs w:val="30"/>
        </w:rPr>
        <w:t>（兆）唯（雖）</w:t>
      </w:r>
      <w:del w:id="27" w:author="Guangyu Zhu" w:date="2025-12-29T15:42:00Z" w16du:dateUtc="2025-12-29T07:42:00Z">
        <w:r w:rsidRPr="00C23D64" w:rsidDel="00151D20">
          <w:rPr>
            <w:rFonts w:ascii="宋体" w:eastAsia="宋体" w:hAnsi="宋体" w:hint="eastAsia"/>
            <w:sz w:val="30"/>
            <w:szCs w:val="30"/>
          </w:rPr>
          <w:delText>记</w:delText>
        </w:r>
      </w:del>
      <w:ins w:id="28" w:author="Guangyu Zhu" w:date="2025-12-29T15:43:00Z" w16du:dateUtc="2025-12-29T07:43:00Z">
        <w:r w:rsidR="00151D20" w:rsidRPr="00151D20">
          <w:rPr>
            <w:rFonts w:ascii="SimSun-ExtB" w:eastAsia="SimSun-ExtB" w:hAnsi="SimSun-ExtB" w:cs="SimSun-ExtB" w:hint="eastAsia"/>
            <w:sz w:val="30"/>
            <w:szCs w:val="30"/>
          </w:rPr>
          <w:t>𨑓</w:t>
        </w:r>
      </w:ins>
      <w:r w:rsidRPr="00C23D64">
        <w:rPr>
          <w:rFonts w:ascii="宋体" w:eastAsia="宋体" w:hAnsi="宋体" w:hint="eastAsia"/>
          <w:sz w:val="30"/>
          <w:szCs w:val="30"/>
        </w:rPr>
        <w:t>（起）句（椇），母（毋）白母（毋）赤，母（毋）卒（萃）以易（逖）。”</w:t>
      </w:r>
    </w:p>
    <w:p w14:paraId="2BC2FEE2" w14:textId="0E49A314" w:rsidR="00C23D64" w:rsidRPr="00C23D64" w:rsidRDefault="00C23D64" w:rsidP="00C23D64">
      <w:pPr>
        <w:rPr>
          <w:rFonts w:ascii="宋体" w:eastAsia="宋体" w:hAnsi="宋体" w:hint="eastAsia"/>
          <w:sz w:val="30"/>
          <w:szCs w:val="30"/>
        </w:rPr>
      </w:pPr>
      <w:r w:rsidRPr="00C23D64">
        <w:rPr>
          <w:rFonts w:ascii="宋体" w:eastAsia="宋体" w:hAnsi="宋体" w:hint="eastAsia"/>
          <w:sz w:val="30"/>
          <w:szCs w:val="30"/>
        </w:rPr>
        <w:t>《文王》：“昔</w:t>
      </w:r>
      <w:ins w:id="29" w:author="Guangyu Zhu" w:date="2025-12-29T15:44:00Z" w16du:dateUtc="2025-12-29T07:44:00Z">
        <w:r w:rsidR="00151D20" w:rsidRPr="00151D20">
          <w:rPr>
            <w:rFonts w:ascii="宋体" w:eastAsia="宋体" w:hAnsi="宋体" w:hint="eastAsia"/>
            <w:sz w:val="30"/>
            <w:szCs w:val="30"/>
          </w:rPr>
          <w:t>⿱我土</w:t>
        </w:r>
      </w:ins>
      <w:r w:rsidRPr="00C23D64">
        <w:rPr>
          <w:rFonts w:ascii="宋体" w:eastAsia="宋体" w:hAnsi="宋体" w:hint="eastAsia"/>
          <w:sz w:val="30"/>
          <w:szCs w:val="30"/>
        </w:rPr>
        <w:t>（我）得中，殜</w:t>
      </w:r>
      <w:ins w:id="30" w:author="Guangyu Zhu" w:date="2025-12-29T15:44:00Z" w16du:dateUtc="2025-12-29T07:44:00Z">
        <w:r w:rsidR="00151D20" w:rsidRPr="00151D20">
          <w:rPr>
            <w:rFonts w:ascii="宋体" w:eastAsia="宋体" w:hAnsi="宋体" w:hint="eastAsia"/>
            <w:sz w:val="30"/>
            <w:szCs w:val="30"/>
            <w:vertAlign w:val="subscript"/>
            <w:rPrChange w:id="31" w:author="Guangyu Zhu" w:date="2025-12-29T15:44:00Z" w16du:dateUtc="2025-12-29T07:44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t>=</w:t>
        </w:r>
      </w:ins>
      <w:r w:rsidRPr="00C23D64">
        <w:rPr>
          <w:rFonts w:ascii="宋体" w:eastAsia="宋体" w:hAnsi="宋体" w:hint="eastAsia"/>
          <w:sz w:val="30"/>
          <w:szCs w:val="30"/>
        </w:rPr>
        <w:t>（世世）母（毋）有後</w:t>
      </w:r>
      <w:ins w:id="32" w:author="Guangyu Zhu" w:date="2025-12-29T15:45:00Z" w16du:dateUtc="2025-12-29T07:45:00Z">
        <w:r w:rsidR="00151D20" w:rsidRPr="00151D20">
          <w:rPr>
            <w:rFonts w:ascii="宋体" w:eastAsia="宋体" w:hAnsi="宋体" w:hint="eastAsia"/>
            <w:sz w:val="30"/>
            <w:szCs w:val="30"/>
          </w:rPr>
          <w:t>⿰忄毋</w:t>
        </w:r>
      </w:ins>
      <w:r w:rsidRPr="00C23D64">
        <w:rPr>
          <w:rFonts w:ascii="宋体" w:eastAsia="宋体" w:hAnsi="宋体" w:hint="eastAsia"/>
          <w:sz w:val="30"/>
          <w:szCs w:val="30"/>
        </w:rPr>
        <w:t>（悔）。”</w:t>
      </w:r>
    </w:p>
    <w:p w14:paraId="72B8F279" w14:textId="43870EDF" w:rsidR="00C23D64" w:rsidRPr="00C23D64" w:rsidRDefault="00C23D64" w:rsidP="00C23D64">
      <w:pPr>
        <w:rPr>
          <w:rFonts w:ascii="宋体" w:eastAsia="宋体" w:hAnsi="宋体" w:hint="eastAsia"/>
          <w:sz w:val="30"/>
          <w:szCs w:val="30"/>
        </w:rPr>
      </w:pPr>
      <w:r w:rsidRPr="00C23D64">
        <w:rPr>
          <w:rFonts w:ascii="宋体" w:eastAsia="宋体" w:hAnsi="宋体" w:hint="eastAsia"/>
          <w:sz w:val="30"/>
          <w:szCs w:val="30"/>
        </w:rPr>
        <w:t>《文王》：“上（尚）父曰：‘敬人而新（親）道，母（毋）自□而□</w:t>
      </w:r>
      <w:ins w:id="33" w:author="Guangyu Zhu" w:date="2025-12-29T15:45:00Z" w16du:dateUtc="2025-12-29T07:45:00Z">
        <w:r w:rsidR="00151D20" w:rsidRPr="00151D20">
          <w:rPr>
            <w:rFonts w:ascii="微软雅黑" w:eastAsia="微软雅黑" w:hAnsi="微软雅黑" w:cs="微软雅黑" w:hint="eastAsia"/>
            <w:sz w:val="30"/>
            <w:szCs w:val="30"/>
          </w:rPr>
          <w:t>〼</w:t>
        </w:r>
      </w:ins>
      <w:del w:id="34" w:author="Guangyu Zhu" w:date="2025-12-29T15:45:00Z" w16du:dateUtc="2025-12-29T07:45:00Z">
        <w:r w:rsidRPr="00C23D64" w:rsidDel="00151D20">
          <w:rPr>
            <w:rFonts w:ascii="宋体" w:eastAsia="宋体" w:hAnsi="宋体" w:hint="eastAsia"/>
            <w:sz w:val="30"/>
            <w:szCs w:val="30"/>
          </w:rPr>
          <w:delText>□</w:delText>
        </w:r>
      </w:del>
      <w:r w:rsidRPr="00C23D64">
        <w:rPr>
          <w:rFonts w:ascii="宋体" w:eastAsia="宋体" w:hAnsi="宋体" w:hint="eastAsia"/>
          <w:sz w:val="30"/>
          <w:szCs w:val="30"/>
        </w:rPr>
        <w:t>。’”按，“母（毋）”字從鳲鳩在youren《&lt;舉治王天下&gt;初讀》簡帛網“簡帛論壇”，2013年1月5日）一文下跟帖釋讀。</w:t>
      </w:r>
    </w:p>
    <w:p w14:paraId="7A7607D5" w14:textId="77777777" w:rsidR="00151D20" w:rsidRDefault="00C23D64" w:rsidP="00C23D64">
      <w:pPr>
        <w:rPr>
          <w:ins w:id="35" w:author="Guangyu Zhu" w:date="2025-12-29T15:46:00Z" w16du:dateUtc="2025-12-29T07:46:00Z"/>
          <w:rFonts w:ascii="宋体" w:eastAsia="宋体" w:hAnsi="宋体" w:hint="eastAsia"/>
          <w:sz w:val="30"/>
          <w:szCs w:val="30"/>
        </w:rPr>
      </w:pPr>
      <w:r w:rsidRPr="00C23D64">
        <w:rPr>
          <w:rFonts w:ascii="宋体" w:eastAsia="宋体" w:hAnsi="宋体" w:hint="eastAsia"/>
          <w:sz w:val="30"/>
          <w:szCs w:val="30"/>
        </w:rPr>
        <w:t>《堯王》：“曰：‘母（毋）忘其所不能。’”</w:t>
      </w:r>
    </w:p>
    <w:p w14:paraId="3C3B0C03" w14:textId="13197355" w:rsidR="00C23D64" w:rsidRPr="00C23D64" w:rsidRDefault="00C23D64" w:rsidP="00C23D64">
      <w:pPr>
        <w:rPr>
          <w:rFonts w:ascii="宋体" w:eastAsia="宋体" w:hAnsi="宋体" w:hint="eastAsia"/>
          <w:sz w:val="30"/>
          <w:szCs w:val="30"/>
        </w:rPr>
      </w:pPr>
      <w:r w:rsidRPr="00C23D64">
        <w:rPr>
          <w:rFonts w:ascii="宋体" w:eastAsia="宋体" w:hAnsi="宋体" w:hint="eastAsia"/>
          <w:sz w:val="30"/>
          <w:szCs w:val="30"/>
        </w:rPr>
        <w:t>《繫年九》：“晉壤（襄）公卒，霝（靈）公高幼，夫</w:t>
      </w:r>
      <w:del w:id="36" w:author="Guangyu Zhu" w:date="2025-12-29T15:46:00Z" w16du:dateUtc="2025-12-29T07:46:00Z">
        <w:r w:rsidRPr="00C23D64" w:rsidDel="00151D20">
          <w:rPr>
            <w:rFonts w:ascii="宋体" w:eastAsia="宋体" w:hAnsi="宋体" w:hint="eastAsia"/>
            <w:sz w:val="30"/>
            <w:szCs w:val="30"/>
          </w:rPr>
          <w:delText>。</w:delText>
        </w:r>
      </w:del>
      <w:ins w:id="37" w:author="Guangyu Zhu" w:date="2025-12-29T15:46:00Z" w16du:dateUtc="2025-12-29T07:46:00Z">
        <w:r w:rsidR="00151D20" w:rsidRPr="00151D20">
          <w:rPr>
            <w:rFonts w:ascii="宋体" w:eastAsia="宋体" w:hAnsi="宋体" w:hint="eastAsia"/>
            <w:sz w:val="30"/>
            <w:szCs w:val="30"/>
            <w:vertAlign w:val="subscript"/>
            <w:rPrChange w:id="38" w:author="Guangyu Zhu" w:date="2025-12-29T15:46:00Z" w16du:dateUtc="2025-12-29T07:46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t>=</w:t>
        </w:r>
      </w:ins>
      <w:r w:rsidRPr="00C23D64">
        <w:rPr>
          <w:rFonts w:ascii="宋体" w:eastAsia="宋体" w:hAnsi="宋体" w:hint="eastAsia"/>
          <w:sz w:val="30"/>
          <w:szCs w:val="30"/>
        </w:rPr>
        <w:t>（大夫）聚</w:t>
      </w:r>
      <w:ins w:id="39" w:author="Guangyu Zhu" w:date="2025-12-29T15:46:00Z" w16du:dateUtc="2025-12-29T07:46:00Z">
        <w:r w:rsidR="00151D20" w:rsidRPr="00151D20">
          <w:rPr>
            <w:rFonts w:ascii="SimSun-ExtB" w:eastAsia="SimSun-ExtB" w:hAnsi="SimSun-ExtB" w:cs="SimSun-ExtB" w:hint="eastAsia"/>
            <w:sz w:val="30"/>
            <w:szCs w:val="30"/>
          </w:rPr>
          <w:t>𠰔</w:t>
        </w:r>
      </w:ins>
      <w:r w:rsidRPr="00C23D64">
        <w:rPr>
          <w:rFonts w:ascii="宋体" w:eastAsia="宋体" w:hAnsi="宋体" w:hint="eastAsia"/>
          <w:sz w:val="30"/>
          <w:szCs w:val="30"/>
        </w:rPr>
        <w:t>（謀）曰：‘君幼，未可奉承也，母（毋）乃不能邦？’”</w:t>
      </w:r>
    </w:p>
    <w:p w14:paraId="404892E6" w14:textId="13457A26" w:rsidR="00C23D64" w:rsidRPr="00C23D64" w:rsidRDefault="00C23D64" w:rsidP="00C23D64">
      <w:pPr>
        <w:rPr>
          <w:rFonts w:ascii="宋体" w:eastAsia="宋体" w:hAnsi="宋体" w:hint="eastAsia"/>
          <w:sz w:val="30"/>
          <w:szCs w:val="30"/>
        </w:rPr>
      </w:pPr>
      <w:r w:rsidRPr="00C23D64">
        <w:rPr>
          <w:rFonts w:ascii="宋体" w:eastAsia="宋体" w:hAnsi="宋体" w:hint="eastAsia"/>
          <w:sz w:val="30"/>
          <w:szCs w:val="30"/>
        </w:rPr>
        <w:t>《繫年十四》：“所不復</w:t>
      </w:r>
      <w:ins w:id="40" w:author="Guangyu Zhu" w:date="2025-12-29T15:47:00Z" w16du:dateUtc="2025-12-29T07:47:00Z">
        <w:r w:rsidR="00151D20">
          <w:rPr>
            <w:rFonts w:ascii="宋体" w:eastAsia="宋体" w:hAnsi="宋体" w:hint="eastAsia"/>
            <w:sz w:val="30"/>
            <w:szCs w:val="30"/>
          </w:rPr>
          <w:t>䪷</w:t>
        </w:r>
      </w:ins>
      <w:r w:rsidRPr="00C23D64">
        <w:rPr>
          <w:rFonts w:ascii="宋体" w:eastAsia="宋体" w:hAnsi="宋体" w:hint="eastAsia"/>
          <w:sz w:val="30"/>
          <w:szCs w:val="30"/>
        </w:rPr>
        <w:t>（詬）於齊，母（毋）能涉白水。”</w:t>
      </w:r>
    </w:p>
    <w:p w14:paraId="3B386A28" w14:textId="77777777" w:rsidR="00C23D64" w:rsidRPr="00C23D64" w:rsidRDefault="00C23D64" w:rsidP="00C23D64">
      <w:pPr>
        <w:rPr>
          <w:rFonts w:ascii="宋体" w:eastAsia="宋体" w:hAnsi="宋体" w:hint="eastAsia"/>
          <w:sz w:val="30"/>
          <w:szCs w:val="30"/>
        </w:rPr>
      </w:pPr>
      <w:r w:rsidRPr="00C23D64">
        <w:rPr>
          <w:rFonts w:ascii="宋体" w:eastAsia="宋体" w:hAnsi="宋体" w:hint="eastAsia"/>
          <w:sz w:val="30"/>
          <w:szCs w:val="30"/>
        </w:rPr>
        <w:t>《繫年二二》：“母（毋）攸（修）長城，毋伐稟（廩）丘。”</w:t>
      </w:r>
    </w:p>
    <w:p w14:paraId="7E4D49E2" w14:textId="77777777" w:rsidR="00C23D64" w:rsidRPr="00C23D64" w:rsidRDefault="00C23D64" w:rsidP="00C23D64">
      <w:pPr>
        <w:rPr>
          <w:rFonts w:ascii="宋体" w:eastAsia="宋体" w:hAnsi="宋体" w:hint="eastAsia"/>
          <w:sz w:val="30"/>
          <w:szCs w:val="30"/>
        </w:rPr>
      </w:pPr>
      <w:r w:rsidRPr="00C23D64">
        <w:rPr>
          <w:rFonts w:ascii="宋体" w:eastAsia="宋体" w:hAnsi="宋体" w:hint="eastAsia"/>
          <w:sz w:val="30"/>
          <w:szCs w:val="30"/>
        </w:rPr>
        <w:lastRenderedPageBreak/>
        <w:t>《厚父》：“母（毋）湛于酉（酒）。”</w:t>
      </w:r>
    </w:p>
    <w:p w14:paraId="76185CA2" w14:textId="7A20F949" w:rsidR="00C23D64" w:rsidRPr="00C23D64" w:rsidRDefault="00C23D64" w:rsidP="00C23D64">
      <w:pPr>
        <w:rPr>
          <w:rFonts w:ascii="宋体" w:eastAsia="宋体" w:hAnsi="宋体" w:hint="eastAsia"/>
          <w:sz w:val="30"/>
          <w:szCs w:val="30"/>
        </w:rPr>
      </w:pPr>
      <w:r w:rsidRPr="00C23D64">
        <w:rPr>
          <w:rFonts w:ascii="宋体" w:eastAsia="宋体" w:hAnsi="宋体" w:hint="eastAsia"/>
          <w:sz w:val="30"/>
          <w:szCs w:val="30"/>
        </w:rPr>
        <w:t>《命訓》：“或司不義而</w:t>
      </w:r>
      <w:ins w:id="41" w:author="Guangyu Zhu" w:date="2025-12-29T15:50:00Z" w16du:dateUtc="2025-12-29T07:50:00Z">
        <w:r w:rsidR="0000165A" w:rsidRPr="0000165A">
          <w:rPr>
            <w:rFonts w:ascii="宋体" w:eastAsia="宋体" w:hAnsi="宋体" w:hint="eastAsia"/>
            <w:sz w:val="30"/>
            <w:szCs w:val="30"/>
          </w:rPr>
          <w:t>⿰阝⿱夂止</w:t>
        </w:r>
      </w:ins>
      <w:del w:id="42" w:author="Guangyu Zhu" w:date="2025-12-29T15:50:00Z" w16du:dateUtc="2025-12-29T07:50:00Z">
        <w:r w:rsidRPr="00C23D64" w:rsidDel="0000165A">
          <w:rPr>
            <w:rFonts w:ascii="宋体" w:eastAsia="宋体" w:hAnsi="宋体" w:hint="eastAsia"/>
            <w:sz w:val="30"/>
            <w:szCs w:val="30"/>
          </w:rPr>
          <w:delText>隆</w:delText>
        </w:r>
      </w:del>
      <w:r w:rsidRPr="00C23D64">
        <w:rPr>
          <w:rFonts w:ascii="宋体" w:eastAsia="宋体" w:hAnsi="宋体" w:hint="eastAsia"/>
          <w:sz w:val="30"/>
          <w:szCs w:val="30"/>
        </w:rPr>
        <w:t>（降）之</w:t>
      </w:r>
      <w:del w:id="43" w:author="Guangyu Zhu" w:date="2025-12-29T15:50:00Z" w16du:dateUtc="2025-12-29T07:50:00Z">
        <w:r w:rsidRPr="00C23D64" w:rsidDel="0000165A">
          <w:rPr>
            <w:rFonts w:ascii="宋体" w:eastAsia="宋体" w:hAnsi="宋体" w:hint="eastAsia"/>
            <w:sz w:val="30"/>
            <w:szCs w:val="30"/>
          </w:rPr>
          <w:delText>。</w:delText>
        </w:r>
      </w:del>
      <w:ins w:id="44" w:author="Guangyu Zhu" w:date="2025-12-29T15:50:00Z" w16du:dateUtc="2025-12-29T07:50:00Z">
        <w:r w:rsidR="0000165A" w:rsidRPr="0000165A">
          <w:rPr>
            <w:rFonts w:ascii="SimSun-ExtB" w:eastAsia="SimSun-ExtB" w:hAnsi="SimSun-ExtB" w:cs="SimSun-ExtB" w:hint="eastAsia"/>
            <w:sz w:val="30"/>
            <w:szCs w:val="30"/>
          </w:rPr>
          <w:t>𥛔</w:t>
        </w:r>
      </w:ins>
      <w:ins w:id="45" w:author="Guangyu Zhu" w:date="2025-12-29T15:51:00Z" w16du:dateUtc="2025-12-29T07:51:00Z">
        <w:r w:rsidR="0000165A" w:rsidRPr="0000165A">
          <w:rPr>
            <w:rFonts w:ascii="SimSun-ExtB" w:eastAsia="SimSun-ExtB" w:hAnsi="SimSun-ExtB" w:cs="SimSun-ExtB" w:hint="eastAsia"/>
            <w:sz w:val="30"/>
            <w:szCs w:val="30"/>
            <w:vertAlign w:val="subscript"/>
            <w:rPrChange w:id="46" w:author="Guangyu Zhu" w:date="2025-12-29T15:51:00Z" w16du:dateUtc="2025-12-29T07:51:00Z">
              <w:rPr>
                <w:rFonts w:ascii="SimSun-ExtB" w:eastAsia="SimSun-ExtB" w:hAnsi="SimSun-ExtB" w:cs="SimSun-ExtB" w:hint="eastAsia"/>
                <w:sz w:val="30"/>
                <w:szCs w:val="30"/>
              </w:rPr>
            </w:rPrChange>
          </w:rPr>
          <w:t>=</w:t>
        </w:r>
      </w:ins>
      <w:r w:rsidRPr="00C23D64">
        <w:rPr>
          <w:rFonts w:ascii="宋体" w:eastAsia="宋体" w:hAnsi="宋体" w:hint="eastAsia"/>
          <w:sz w:val="30"/>
          <w:szCs w:val="30"/>
        </w:rPr>
        <w:t>（禍，禍）</w:t>
      </w:r>
      <w:del w:id="47" w:author="Guangyu Zhu" w:date="2025-12-29T15:51:00Z" w16du:dateUtc="2025-12-29T07:51:00Z">
        <w:r w:rsidRPr="00C23D64" w:rsidDel="0000165A">
          <w:rPr>
            <w:rFonts w:ascii="宋体" w:eastAsia="宋体" w:hAnsi="宋体" w:hint="eastAsia"/>
            <w:sz w:val="30"/>
            <w:szCs w:val="30"/>
          </w:rPr>
          <w:delText>华</w:delText>
        </w:r>
      </w:del>
      <w:ins w:id="48" w:author="Guangyu Zhu" w:date="2025-12-29T15:51:00Z" w16du:dateUtc="2025-12-29T07:51:00Z">
        <w:r w:rsidR="0000165A" w:rsidRPr="0000165A">
          <w:rPr>
            <w:rFonts w:ascii="SimSun-ExtG" w:eastAsia="SimSun-ExtG" w:hAnsi="SimSun-ExtG" w:cs="SimSun-ExtG" w:hint="eastAsia"/>
            <w:sz w:val="30"/>
            <w:szCs w:val="30"/>
          </w:rPr>
          <w:t>𱞃</w:t>
        </w:r>
      </w:ins>
      <w:r w:rsidRPr="00C23D64">
        <w:rPr>
          <w:rFonts w:ascii="宋体" w:eastAsia="宋体" w:hAnsi="宋体" w:hint="eastAsia"/>
          <w:sz w:val="30"/>
          <w:szCs w:val="30"/>
        </w:rPr>
        <w:t>（過）才（在）人</w:t>
      </w:r>
      <w:del w:id="49" w:author="Guangyu Zhu" w:date="2025-12-29T15:51:00Z" w16du:dateUtc="2025-12-29T07:51:00Z">
        <w:r w:rsidRPr="00C23D64" w:rsidDel="0000165A">
          <w:rPr>
            <w:rFonts w:ascii="宋体" w:eastAsia="宋体" w:hAnsi="宋体" w:hint="eastAsia"/>
            <w:sz w:val="30"/>
            <w:szCs w:val="30"/>
          </w:rPr>
          <w:delText>。</w:delText>
        </w:r>
      </w:del>
      <w:ins w:id="50" w:author="Guangyu Zhu" w:date="2025-12-29T15:51:00Z" w16du:dateUtc="2025-12-29T07:51:00Z">
        <w:r w:rsidR="0000165A" w:rsidRPr="0000165A">
          <w:rPr>
            <w:rFonts w:ascii="宋体" w:eastAsia="宋体" w:hAnsi="宋体" w:hint="eastAsia"/>
            <w:sz w:val="30"/>
            <w:szCs w:val="30"/>
            <w:vertAlign w:val="subscript"/>
            <w:rPrChange w:id="51" w:author="Guangyu Zhu" w:date="2025-12-29T15:51:00Z" w16du:dateUtc="2025-12-29T07:51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t>=</w:t>
        </w:r>
      </w:ins>
      <w:r w:rsidRPr="00C23D64">
        <w:rPr>
          <w:rFonts w:ascii="宋体" w:eastAsia="宋体" w:hAnsi="宋体" w:hint="eastAsia"/>
          <w:sz w:val="30"/>
          <w:szCs w:val="30"/>
        </w:rPr>
        <w:t>（人，人）□母（毋）</w:t>
      </w:r>
      <w:ins w:id="52" w:author="Guangyu Zhu" w:date="2025-12-29T15:51:00Z" w16du:dateUtc="2025-12-29T07:51:00Z">
        <w:r w:rsidR="0000165A" w:rsidRPr="0000165A">
          <w:rPr>
            <w:rFonts w:ascii="SimSun-ExtG" w:eastAsia="SimSun-ExtG" w:hAnsi="SimSun-ExtG" w:cs="SimSun-ExtG" w:hint="eastAsia"/>
            <w:sz w:val="30"/>
            <w:szCs w:val="30"/>
          </w:rPr>
          <w:t>𲁫</w:t>
        </w:r>
      </w:ins>
      <w:r w:rsidRPr="00C23D64">
        <w:rPr>
          <w:rFonts w:ascii="宋体" w:eastAsia="宋体" w:hAnsi="宋体" w:hint="eastAsia"/>
          <w:sz w:val="30"/>
          <w:szCs w:val="30"/>
        </w:rPr>
        <w:t>（懲）</w:t>
      </w:r>
      <w:bookmarkStart w:id="53" w:name="_Hlk217919077"/>
      <w:bookmarkStart w:id="54" w:name="_Hlk217919178"/>
      <w:ins w:id="55" w:author="Guangyu Zhu" w:date="2025-12-29T15:52:00Z" w16du:dateUtc="2025-12-29T07:52:00Z">
        <w:r w:rsidR="00A4260F" w:rsidRPr="00A4260F">
          <w:rPr>
            <w:rFonts w:ascii="宋体" w:eastAsia="宋体" w:hAnsi="宋体" w:hint="eastAsia"/>
            <w:sz w:val="30"/>
            <w:szCs w:val="30"/>
          </w:rPr>
          <w:t>⿰口</w:t>
        </w:r>
      </w:ins>
      <w:ins w:id="56" w:author="Guangyu Zhu" w:date="2025-12-29T16:43:00Z" w16du:dateUtc="2025-12-29T08:43:00Z">
        <w:r w:rsidR="00A46429" w:rsidRPr="00DE1CD1">
          <w:rPr>
            <w:rFonts w:ascii="宋体" w:eastAsia="宋体" w:hAnsi="宋体" w:hint="eastAsia"/>
            <w:sz w:val="30"/>
            <w:szCs w:val="30"/>
          </w:rPr>
          <w:t>⿸虍</w:t>
        </w:r>
        <w:r w:rsidR="00A46429" w:rsidRPr="00DE1CD1">
          <w:rPr>
            <w:rFonts w:ascii="SimSun-ExtB" w:eastAsia="SimSun-ExtB" w:hAnsi="SimSun-ExtB" w:cs="SimSun-ExtB" w:hint="eastAsia"/>
            <w:sz w:val="30"/>
            <w:szCs w:val="30"/>
          </w:rPr>
          <w:t>𡈼</w:t>
        </w:r>
      </w:ins>
      <w:bookmarkEnd w:id="53"/>
      <w:del w:id="57" w:author="Guangyu Zhu" w:date="2025-12-29T15:52:00Z" w16du:dateUtc="2025-12-29T07:52:00Z">
        <w:r w:rsidRPr="00C23D64" w:rsidDel="00A4260F">
          <w:rPr>
            <w:rFonts w:ascii="宋体" w:eastAsia="宋体" w:hAnsi="宋体" w:hint="eastAsia"/>
            <w:sz w:val="30"/>
            <w:szCs w:val="30"/>
          </w:rPr>
          <w:delText>嘘</w:delText>
        </w:r>
      </w:del>
      <w:bookmarkEnd w:id="54"/>
      <w:r w:rsidRPr="00C23D64">
        <w:rPr>
          <w:rFonts w:ascii="宋体" w:eastAsia="宋体" w:hAnsi="宋体" w:hint="eastAsia"/>
          <w:sz w:val="30"/>
          <w:szCs w:val="30"/>
        </w:rPr>
        <w:t>（乎）？”</w:t>
      </w:r>
    </w:p>
    <w:p w14:paraId="154CAAE6" w14:textId="6B86A3F0" w:rsidR="00015876" w:rsidRPr="00C23D64" w:rsidRDefault="00C23D64" w:rsidP="00C23D64">
      <w:pPr>
        <w:rPr>
          <w:rFonts w:ascii="宋体" w:eastAsia="宋体" w:hAnsi="宋体" w:hint="eastAsia"/>
          <w:sz w:val="30"/>
          <w:szCs w:val="30"/>
        </w:rPr>
      </w:pPr>
      <w:r w:rsidRPr="00C23D64">
        <w:rPr>
          <w:rFonts w:ascii="宋体" w:eastAsia="宋体" w:hAnsi="宋体" w:hint="eastAsia"/>
          <w:sz w:val="30"/>
          <w:szCs w:val="30"/>
        </w:rPr>
        <w:t>《命訓》：“夫民生而樂生</w:t>
      </w:r>
      <w:ins w:id="58" w:author="Guangyu Zhu" w:date="2025-12-29T16:43:00Z" w16du:dateUtc="2025-12-29T08:43:00Z">
        <w:r w:rsidR="00A46429" w:rsidRPr="008F35B7">
          <w:rPr>
            <w:rFonts w:ascii="宋体" w:eastAsia="宋体" w:hAnsi="宋体" w:hint="eastAsia"/>
            <w:sz w:val="30"/>
            <w:szCs w:val="30"/>
          </w:rPr>
          <w:t>㝅</w:t>
        </w:r>
      </w:ins>
      <w:del w:id="59" w:author="Guangyu Zhu" w:date="2025-12-29T16:43:00Z" w16du:dateUtc="2025-12-29T08:43:00Z">
        <w:r w:rsidRPr="00C23D64" w:rsidDel="00A46429">
          <w:rPr>
            <w:rFonts w:ascii="宋体" w:eastAsia="宋体" w:hAnsi="宋体" w:hint="eastAsia"/>
            <w:sz w:val="30"/>
            <w:szCs w:val="30"/>
          </w:rPr>
          <w:delText>穀</w:delText>
        </w:r>
      </w:del>
      <w:r w:rsidRPr="00C23D64">
        <w:rPr>
          <w:rFonts w:ascii="宋体" w:eastAsia="宋体" w:hAnsi="宋体" w:hint="eastAsia"/>
          <w:sz w:val="30"/>
          <w:szCs w:val="30"/>
        </w:rPr>
        <w:t>（穀），上以</w:t>
      </w:r>
      <w:ins w:id="60" w:author="Guangyu Zhu" w:date="2025-12-29T16:44:00Z" w16du:dateUtc="2025-12-29T08:44:00Z">
        <w:r w:rsidR="00A46429" w:rsidRPr="008F35B7">
          <w:rPr>
            <w:rFonts w:ascii="宋体" w:eastAsia="宋体" w:hAnsi="宋体" w:hint="eastAsia"/>
            <w:sz w:val="30"/>
            <w:szCs w:val="30"/>
          </w:rPr>
          <w:t>㝅</w:t>
        </w:r>
      </w:ins>
      <w:del w:id="61" w:author="Guangyu Zhu" w:date="2025-12-29T16:44:00Z" w16du:dateUtc="2025-12-29T08:44:00Z">
        <w:r w:rsidRPr="00C23D64" w:rsidDel="00A46429">
          <w:rPr>
            <w:rFonts w:ascii="宋体" w:eastAsia="宋体" w:hAnsi="宋体" w:hint="eastAsia"/>
            <w:sz w:val="30"/>
            <w:szCs w:val="30"/>
          </w:rPr>
          <w:delText>穀</w:delText>
        </w:r>
      </w:del>
      <w:r w:rsidRPr="00C23D64">
        <w:rPr>
          <w:rFonts w:ascii="宋体" w:eastAsia="宋体" w:hAnsi="宋体" w:hint="eastAsia"/>
          <w:sz w:val="30"/>
          <w:szCs w:val="30"/>
        </w:rPr>
        <w:t>（穀）之，能母（毋）懽（勸）</w:t>
      </w:r>
      <w:ins w:id="62" w:author="Guangyu Zhu" w:date="2025-12-29T16:44:00Z" w16du:dateUtc="2025-12-29T08:44:00Z">
        <w:r w:rsidR="00A46429" w:rsidRPr="00A4260F">
          <w:rPr>
            <w:rFonts w:ascii="宋体" w:eastAsia="宋体" w:hAnsi="宋体" w:hint="eastAsia"/>
            <w:sz w:val="30"/>
            <w:szCs w:val="30"/>
          </w:rPr>
          <w:t>⿰口</w:t>
        </w:r>
        <w:r w:rsidR="00A46429" w:rsidRPr="00DE1CD1">
          <w:rPr>
            <w:rFonts w:ascii="宋体" w:eastAsia="宋体" w:hAnsi="宋体" w:hint="eastAsia"/>
            <w:sz w:val="30"/>
            <w:szCs w:val="30"/>
          </w:rPr>
          <w:t>⿸虍</w:t>
        </w:r>
        <w:r w:rsidR="00A46429" w:rsidRPr="00DE1CD1">
          <w:rPr>
            <w:rFonts w:ascii="SimSun-ExtB" w:eastAsia="SimSun-ExtB" w:hAnsi="SimSun-ExtB" w:cs="SimSun-ExtB" w:hint="eastAsia"/>
            <w:sz w:val="30"/>
            <w:szCs w:val="30"/>
          </w:rPr>
          <w:t>𡈼</w:t>
        </w:r>
      </w:ins>
      <w:del w:id="63" w:author="Guangyu Zhu" w:date="2025-12-29T16:44:00Z" w16du:dateUtc="2025-12-29T08:44:00Z">
        <w:r w:rsidRPr="00C23D64" w:rsidDel="00A46429">
          <w:rPr>
            <w:rFonts w:ascii="宋体" w:eastAsia="宋体" w:hAnsi="宋体" w:hint="eastAsia"/>
            <w:sz w:val="30"/>
            <w:szCs w:val="30"/>
          </w:rPr>
          <w:delText>嘘</w:delText>
        </w:r>
      </w:del>
      <w:r w:rsidRPr="00C23D64">
        <w:rPr>
          <w:rFonts w:ascii="宋体" w:eastAsia="宋体" w:hAnsi="宋体" w:hint="eastAsia"/>
          <w:sz w:val="30"/>
          <w:szCs w:val="30"/>
        </w:rPr>
        <w:t>（乎）？”</w:t>
      </w:r>
    </w:p>
    <w:p w14:paraId="7EAC118A" w14:textId="77777777" w:rsidR="00A46429" w:rsidRDefault="00C23D64" w:rsidP="00C23D64">
      <w:pPr>
        <w:rPr>
          <w:ins w:id="64" w:author="Guangyu Zhu" w:date="2025-12-29T16:46:00Z" w16du:dateUtc="2025-12-29T08:46:00Z"/>
          <w:rFonts w:ascii="宋体" w:eastAsia="宋体" w:hAnsi="宋体" w:hint="eastAsia"/>
          <w:sz w:val="30"/>
          <w:szCs w:val="30"/>
        </w:rPr>
      </w:pPr>
      <w:r w:rsidRPr="00C23D64">
        <w:rPr>
          <w:rFonts w:ascii="宋体" w:eastAsia="宋体" w:hAnsi="宋体" w:hint="eastAsia"/>
          <w:sz w:val="30"/>
          <w:szCs w:val="30"/>
        </w:rPr>
        <w:t>《命訓》：“夫民生而痌（痛）死喪，上以</w:t>
      </w:r>
      <w:del w:id="65" w:author="Guangyu Zhu" w:date="2025-12-29T16:44:00Z" w16du:dateUtc="2025-12-29T08:44:00Z">
        <w:r w:rsidRPr="00C23D64" w:rsidDel="00A46429">
          <w:rPr>
            <w:rFonts w:ascii="宋体" w:eastAsia="宋体" w:hAnsi="宋体" w:hint="eastAsia"/>
            <w:sz w:val="30"/>
            <w:szCs w:val="30"/>
          </w:rPr>
          <w:delText>视</w:delText>
        </w:r>
      </w:del>
      <w:ins w:id="66" w:author="Guangyu Zhu" w:date="2025-12-29T16:45:00Z" w16du:dateUtc="2025-12-29T08:45:00Z">
        <w:r w:rsidR="00A46429" w:rsidRPr="00A46429">
          <w:rPr>
            <w:rFonts w:ascii="SimSun-ExtB" w:eastAsia="SimSun-ExtB" w:hAnsi="SimSun-ExtB" w:cs="SimSun-ExtB" w:hint="eastAsia"/>
            <w:sz w:val="30"/>
            <w:szCs w:val="30"/>
          </w:rPr>
          <w:t>𩲡</w:t>
        </w:r>
      </w:ins>
      <w:r w:rsidRPr="00C23D64">
        <w:rPr>
          <w:rFonts w:ascii="宋体" w:eastAsia="宋体" w:hAnsi="宋体" w:hint="eastAsia"/>
          <w:sz w:val="30"/>
          <w:szCs w:val="30"/>
        </w:rPr>
        <w:t>（畏）之，能母（毋）</w:t>
      </w:r>
      <w:del w:id="67" w:author="Guangyu Zhu" w:date="2025-12-29T16:45:00Z" w16du:dateUtc="2025-12-29T08:45:00Z">
        <w:r w:rsidRPr="00C23D64" w:rsidDel="00A46429">
          <w:rPr>
            <w:rFonts w:ascii="宋体" w:eastAsia="宋体" w:hAnsi="宋体" w:hint="eastAsia"/>
            <w:sz w:val="30"/>
            <w:szCs w:val="30"/>
          </w:rPr>
          <w:delText>忐</w:delText>
        </w:r>
      </w:del>
      <w:ins w:id="68" w:author="Guangyu Zhu" w:date="2025-12-29T16:45:00Z" w16du:dateUtc="2025-12-29T08:45:00Z">
        <w:r w:rsidR="00A46429" w:rsidRPr="00A46429">
          <w:rPr>
            <w:rFonts w:ascii="SimSun-ExtB" w:eastAsia="SimSun-ExtB" w:hAnsi="SimSun-ExtB" w:cs="SimSun-ExtB" w:hint="eastAsia"/>
            <w:sz w:val="30"/>
            <w:szCs w:val="30"/>
          </w:rPr>
          <w:t>𢖶</w:t>
        </w:r>
      </w:ins>
      <w:r w:rsidRPr="00C23D64">
        <w:rPr>
          <w:rFonts w:ascii="宋体" w:eastAsia="宋体" w:hAnsi="宋体" w:hint="eastAsia"/>
          <w:sz w:val="30"/>
          <w:szCs w:val="30"/>
        </w:rPr>
        <w:t>（恐）</w:t>
      </w:r>
      <w:ins w:id="69" w:author="Guangyu Zhu" w:date="2025-12-29T16:46:00Z" w16du:dateUtc="2025-12-29T08:46:00Z">
        <w:r w:rsidR="00A46429" w:rsidRPr="00A4260F">
          <w:rPr>
            <w:rFonts w:ascii="宋体" w:eastAsia="宋体" w:hAnsi="宋体" w:hint="eastAsia"/>
            <w:sz w:val="30"/>
            <w:szCs w:val="30"/>
          </w:rPr>
          <w:t>⿰口</w:t>
        </w:r>
        <w:bookmarkStart w:id="70" w:name="_Hlk217919629"/>
        <w:r w:rsidR="00A46429" w:rsidRPr="00DE1CD1">
          <w:rPr>
            <w:rFonts w:ascii="宋体" w:eastAsia="宋体" w:hAnsi="宋体" w:hint="eastAsia"/>
            <w:sz w:val="30"/>
            <w:szCs w:val="30"/>
          </w:rPr>
          <w:t>⿸虍</w:t>
        </w:r>
        <w:r w:rsidR="00A46429" w:rsidRPr="00DE1CD1">
          <w:rPr>
            <w:rFonts w:ascii="SimSun-ExtB" w:eastAsia="SimSun-ExtB" w:hAnsi="SimSun-ExtB" w:cs="SimSun-ExtB" w:hint="eastAsia"/>
            <w:sz w:val="30"/>
            <w:szCs w:val="30"/>
          </w:rPr>
          <w:t>𡈼</w:t>
        </w:r>
      </w:ins>
      <w:bookmarkEnd w:id="70"/>
      <w:del w:id="71" w:author="Guangyu Zhu" w:date="2025-12-29T16:46:00Z" w16du:dateUtc="2025-12-29T08:46:00Z">
        <w:r w:rsidRPr="00C23D64" w:rsidDel="00A46429">
          <w:rPr>
            <w:rFonts w:ascii="宋体" w:eastAsia="宋体" w:hAnsi="宋体" w:hint="eastAsia"/>
            <w:sz w:val="30"/>
            <w:szCs w:val="30"/>
          </w:rPr>
          <w:delText>嘘</w:delText>
        </w:r>
      </w:del>
      <w:r w:rsidRPr="00C23D64">
        <w:rPr>
          <w:rFonts w:ascii="宋体" w:eastAsia="宋体" w:hAnsi="宋体" w:hint="eastAsia"/>
          <w:sz w:val="30"/>
          <w:szCs w:val="30"/>
        </w:rPr>
        <w:t>（乎）？”</w:t>
      </w:r>
    </w:p>
    <w:p w14:paraId="5CD04DD9" w14:textId="78B1D28E" w:rsidR="00C23D64" w:rsidRPr="00C23D64" w:rsidRDefault="00C23D64" w:rsidP="00C23D64">
      <w:pPr>
        <w:rPr>
          <w:rFonts w:ascii="宋体" w:eastAsia="宋体" w:hAnsi="宋体" w:hint="eastAsia"/>
          <w:sz w:val="30"/>
          <w:szCs w:val="30"/>
        </w:rPr>
      </w:pPr>
      <w:r w:rsidRPr="00C23D64">
        <w:rPr>
          <w:rFonts w:ascii="宋体" w:eastAsia="宋体" w:hAnsi="宋体" w:hint="eastAsia"/>
          <w:sz w:val="30"/>
          <w:szCs w:val="30"/>
        </w:rPr>
        <w:t>《湯丘》：“女（如）我弗見，夫人母（毋）以我爲</w:t>
      </w:r>
      <w:bookmarkStart w:id="72" w:name="_Hlk217919569"/>
      <w:ins w:id="73" w:author="Guangyu Zhu" w:date="2025-12-29T16:46:00Z" w16du:dateUtc="2025-12-29T08:46:00Z">
        <w:r w:rsidR="00A46429" w:rsidRPr="00A46429">
          <w:rPr>
            <w:rFonts w:ascii="SimSun-ExtB" w:eastAsia="SimSun-ExtB" w:hAnsi="SimSun-ExtB" w:cs="SimSun-ExtB" w:hint="eastAsia"/>
            <w:sz w:val="30"/>
            <w:szCs w:val="30"/>
          </w:rPr>
          <w:t>𫩞</w:t>
        </w:r>
      </w:ins>
      <w:bookmarkEnd w:id="72"/>
      <w:del w:id="74" w:author="Guangyu Zhu" w:date="2025-12-29T16:46:00Z" w16du:dateUtc="2025-12-29T08:46:00Z">
        <w:r w:rsidRPr="00C23D64" w:rsidDel="00A46429">
          <w:rPr>
            <w:rFonts w:ascii="宋体" w:eastAsia="宋体" w:hAnsi="宋体" w:hint="eastAsia"/>
            <w:sz w:val="30"/>
            <w:szCs w:val="30"/>
          </w:rPr>
          <w:delText>台</w:delText>
        </w:r>
      </w:del>
      <w:r w:rsidRPr="00C23D64">
        <w:rPr>
          <w:rFonts w:ascii="宋体" w:eastAsia="宋体" w:hAnsi="宋体" w:hint="eastAsia"/>
          <w:sz w:val="30"/>
          <w:szCs w:val="30"/>
        </w:rPr>
        <w:t>（怠）於其事虏（乎）？”</w:t>
      </w:r>
    </w:p>
    <w:p w14:paraId="5F67138C" w14:textId="77777777" w:rsidR="00A46429" w:rsidRDefault="00C23D64" w:rsidP="00C23D64">
      <w:pPr>
        <w:rPr>
          <w:ins w:id="75" w:author="Guangyu Zhu" w:date="2025-12-29T16:47:00Z" w16du:dateUtc="2025-12-29T08:47:00Z"/>
          <w:rFonts w:ascii="宋体" w:eastAsia="宋体" w:hAnsi="宋体" w:hint="eastAsia"/>
          <w:sz w:val="30"/>
          <w:szCs w:val="30"/>
        </w:rPr>
      </w:pPr>
      <w:r w:rsidRPr="00C23D64">
        <w:rPr>
          <w:rFonts w:ascii="宋体" w:eastAsia="宋体" w:hAnsi="宋体" w:hint="eastAsia"/>
          <w:sz w:val="30"/>
          <w:szCs w:val="30"/>
        </w:rPr>
        <w:t>《鄭武》：“</w:t>
      </w:r>
      <w:bookmarkStart w:id="76" w:name="_Hlk217919373"/>
      <w:ins w:id="77" w:author="Guangyu Zhu" w:date="2025-12-29T16:47:00Z" w16du:dateUtc="2025-12-29T08:47:00Z">
        <w:r w:rsidR="00A46429" w:rsidRPr="00A46429">
          <w:rPr>
            <w:rFonts w:ascii="宋体" w:eastAsia="宋体" w:hAnsi="宋体" w:hint="eastAsia"/>
            <w:sz w:val="30"/>
            <w:szCs w:val="30"/>
          </w:rPr>
          <w:t>⿹勹子</w:t>
        </w:r>
        <w:r w:rsidR="00A46429" w:rsidRPr="00A46429">
          <w:rPr>
            <w:rFonts w:ascii="宋体" w:eastAsia="宋体" w:hAnsi="宋体" w:hint="eastAsia"/>
            <w:sz w:val="30"/>
            <w:szCs w:val="30"/>
            <w:vertAlign w:val="subscript"/>
            <w:rPrChange w:id="78" w:author="Guangyu Zhu" w:date="2025-12-29T16:47:00Z" w16du:dateUtc="2025-12-29T08:47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t>=</w:t>
        </w:r>
      </w:ins>
      <w:bookmarkEnd w:id="76"/>
      <w:del w:id="79" w:author="Guangyu Zhu" w:date="2025-12-29T16:47:00Z" w16du:dateUtc="2025-12-29T08:47:00Z">
        <w:r w:rsidRPr="00C23D64" w:rsidDel="00A46429">
          <w:rPr>
            <w:rFonts w:ascii="宋体" w:eastAsia="宋体" w:hAnsi="宋体" w:hint="eastAsia"/>
            <w:sz w:val="30"/>
            <w:szCs w:val="30"/>
          </w:rPr>
          <w:delText>字</w:delText>
        </w:r>
      </w:del>
      <w:r w:rsidRPr="00C23D64">
        <w:rPr>
          <w:rFonts w:ascii="宋体" w:eastAsia="宋体" w:hAnsi="宋体" w:hint="eastAsia"/>
          <w:sz w:val="30"/>
          <w:szCs w:val="30"/>
        </w:rPr>
        <w:t>（孺子）女（如）母（毋）智（知）邦正（政），</w:t>
      </w:r>
      <w:ins w:id="80" w:author="Guangyu Zhu" w:date="2025-12-29T16:47:00Z" w16du:dateUtc="2025-12-29T08:47:00Z">
        <w:r w:rsidR="00A46429">
          <w:rPr>
            <w:rFonts w:ascii="宋体" w:eastAsia="宋体" w:hAnsi="宋体" w:hint="eastAsia"/>
            <w:sz w:val="30"/>
            <w:szCs w:val="30"/>
          </w:rPr>
          <w:t>䛠</w:t>
        </w:r>
      </w:ins>
      <w:r w:rsidRPr="00C23D64">
        <w:rPr>
          <w:rFonts w:ascii="宋体" w:eastAsia="宋体" w:hAnsi="宋体" w:hint="eastAsia"/>
          <w:sz w:val="30"/>
          <w:szCs w:val="30"/>
        </w:rPr>
        <w:t>（屬）之夫</w:t>
      </w:r>
      <w:ins w:id="81" w:author="Guangyu Zhu" w:date="2025-12-29T16:47:00Z" w16du:dateUtc="2025-12-29T08:47:00Z">
        <w:r w:rsidR="00A46429" w:rsidRPr="00A46429">
          <w:rPr>
            <w:rFonts w:ascii="宋体" w:eastAsia="宋体" w:hAnsi="宋体" w:hint="eastAsia"/>
            <w:sz w:val="30"/>
            <w:szCs w:val="30"/>
            <w:vertAlign w:val="subscript"/>
            <w:rPrChange w:id="82" w:author="Guangyu Zhu" w:date="2025-12-29T16:47:00Z" w16du:dateUtc="2025-12-29T08:47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t>=</w:t>
        </w:r>
      </w:ins>
      <w:r w:rsidRPr="00C23D64">
        <w:rPr>
          <w:rFonts w:ascii="宋体" w:eastAsia="宋体" w:hAnsi="宋体" w:hint="eastAsia"/>
          <w:sz w:val="30"/>
          <w:szCs w:val="30"/>
        </w:rPr>
        <w:t>（大夫）。”</w:t>
      </w:r>
    </w:p>
    <w:p w14:paraId="3E47768B" w14:textId="470CAF18" w:rsidR="00C23D64" w:rsidRPr="00C23D64" w:rsidRDefault="00C23D64" w:rsidP="00C23D64">
      <w:pPr>
        <w:rPr>
          <w:rFonts w:ascii="宋体" w:eastAsia="宋体" w:hAnsi="宋体" w:hint="eastAsia"/>
          <w:sz w:val="30"/>
          <w:szCs w:val="30"/>
        </w:rPr>
      </w:pPr>
      <w:r w:rsidRPr="00C23D64">
        <w:rPr>
          <w:rFonts w:ascii="宋体" w:eastAsia="宋体" w:hAnsi="宋体" w:hint="eastAsia"/>
          <w:sz w:val="30"/>
          <w:szCs w:val="30"/>
        </w:rPr>
        <w:t>《鄭武》：“女（如）母（毋）又（有）良臣，三年無君，邦家嚻</w:t>
      </w:r>
      <w:ins w:id="83" w:author="Guangyu Zhu" w:date="2025-12-29T16:48:00Z" w16du:dateUtc="2025-12-29T08:48:00Z">
        <w:r w:rsidR="00A46429" w:rsidRPr="00A46429">
          <w:rPr>
            <w:rFonts w:ascii="SimSun-ExtB" w:eastAsia="SimSun-ExtB" w:hAnsi="SimSun-ExtB" w:cs="SimSun-ExtB" w:hint="eastAsia"/>
            <w:sz w:val="30"/>
            <w:szCs w:val="30"/>
          </w:rPr>
          <w:t>𫬽</w:t>
        </w:r>
      </w:ins>
      <w:r w:rsidRPr="00C23D64">
        <w:rPr>
          <w:rFonts w:ascii="宋体" w:eastAsia="宋体" w:hAnsi="宋体" w:hint="eastAsia"/>
          <w:sz w:val="30"/>
          <w:szCs w:val="30"/>
        </w:rPr>
        <w:t>（亂）巳（矣）。”</w:t>
      </w:r>
    </w:p>
    <w:p w14:paraId="4A13616B" w14:textId="77777777" w:rsidR="00A46429" w:rsidRDefault="00C23D64" w:rsidP="00C23D64">
      <w:pPr>
        <w:rPr>
          <w:ins w:id="84" w:author="Guangyu Zhu" w:date="2025-12-29T16:50:00Z" w16du:dateUtc="2025-12-29T08:50:00Z"/>
          <w:rFonts w:ascii="宋体" w:eastAsia="宋体" w:hAnsi="宋体" w:hint="eastAsia"/>
          <w:sz w:val="30"/>
          <w:szCs w:val="30"/>
        </w:rPr>
      </w:pPr>
      <w:r w:rsidRPr="00C23D64">
        <w:rPr>
          <w:rFonts w:ascii="宋体" w:eastAsia="宋体" w:hAnsi="宋体" w:hint="eastAsia"/>
          <w:sz w:val="30"/>
          <w:szCs w:val="30"/>
        </w:rPr>
        <w:t>《鄭武》：“</w:t>
      </w:r>
      <w:ins w:id="85" w:author="Guangyu Zhu" w:date="2025-12-29T16:49:00Z" w16du:dateUtc="2025-12-29T08:49:00Z">
        <w:r w:rsidR="00A46429" w:rsidRPr="00A46429">
          <w:rPr>
            <w:rFonts w:ascii="宋体" w:eastAsia="宋体" w:hAnsi="宋体" w:hint="eastAsia"/>
            <w:sz w:val="30"/>
            <w:szCs w:val="30"/>
          </w:rPr>
          <w:t>⿹勹子</w:t>
        </w:r>
        <w:r w:rsidR="00A46429" w:rsidRPr="000E233D">
          <w:rPr>
            <w:rFonts w:ascii="宋体" w:eastAsia="宋体" w:hAnsi="宋体" w:hint="eastAsia"/>
            <w:sz w:val="30"/>
            <w:szCs w:val="30"/>
            <w:vertAlign w:val="subscript"/>
          </w:rPr>
          <w:t>=</w:t>
        </w:r>
      </w:ins>
      <w:del w:id="86" w:author="Guangyu Zhu" w:date="2025-12-29T16:49:00Z" w16du:dateUtc="2025-12-29T08:49:00Z">
        <w:r w:rsidRPr="00C23D64" w:rsidDel="00A46429">
          <w:rPr>
            <w:rFonts w:ascii="宋体" w:eastAsia="宋体" w:hAnsi="宋体" w:hint="eastAsia"/>
            <w:sz w:val="30"/>
            <w:szCs w:val="30"/>
          </w:rPr>
          <w:delText>字</w:delText>
        </w:r>
      </w:del>
      <w:r w:rsidRPr="00C23D64">
        <w:rPr>
          <w:rFonts w:ascii="宋体" w:eastAsia="宋体" w:hAnsi="宋体" w:hint="eastAsia"/>
          <w:sz w:val="30"/>
          <w:szCs w:val="30"/>
        </w:rPr>
        <w:t>（孺子）亦母（毋）以埶（褻）</w:t>
      </w:r>
      <w:ins w:id="87" w:author="Guangyu Zhu" w:date="2025-12-29T16:49:00Z" w16du:dateUtc="2025-12-29T08:49:00Z">
        <w:r w:rsidR="00A46429" w:rsidRPr="00A46429">
          <w:rPr>
            <w:rFonts w:ascii="宋体" w:eastAsia="宋体" w:hAnsi="宋体" w:hint="eastAsia"/>
            <w:sz w:val="30"/>
            <w:szCs w:val="30"/>
          </w:rPr>
          <w:t>⿱臣豆</w:t>
        </w:r>
      </w:ins>
      <w:r w:rsidRPr="00C23D64">
        <w:rPr>
          <w:rFonts w:ascii="宋体" w:eastAsia="宋体" w:hAnsi="宋体" w:hint="eastAsia"/>
          <w:sz w:val="30"/>
          <w:szCs w:val="30"/>
        </w:rPr>
        <w:t>（豎）卑（嬖）御，勤力射</w:t>
      </w:r>
      <w:ins w:id="88" w:author="Guangyu Zhu" w:date="2025-12-29T16:50:00Z" w16du:dateUtc="2025-12-29T08:50:00Z">
        <w:r w:rsidR="00A46429" w:rsidRPr="00A46429">
          <w:rPr>
            <w:rFonts w:ascii="宋体" w:eastAsia="宋体" w:hAnsi="宋体" w:hint="eastAsia"/>
            <w:sz w:val="30"/>
            <w:szCs w:val="30"/>
          </w:rPr>
          <w:t>⿰馬午</w:t>
        </w:r>
      </w:ins>
      <w:r w:rsidRPr="00C23D64">
        <w:rPr>
          <w:rFonts w:ascii="宋体" w:eastAsia="宋体" w:hAnsi="宋体" w:hint="eastAsia"/>
          <w:sz w:val="30"/>
          <w:szCs w:val="30"/>
        </w:rPr>
        <w:t>（御）。”</w:t>
      </w:r>
    </w:p>
    <w:p w14:paraId="569B7DDF" w14:textId="5A6DF8E3" w:rsidR="00C23D64" w:rsidRPr="00C23D64" w:rsidRDefault="00C23D64" w:rsidP="00C23D64">
      <w:pPr>
        <w:rPr>
          <w:rFonts w:ascii="宋体" w:eastAsia="宋体" w:hAnsi="宋体" w:hint="eastAsia"/>
          <w:sz w:val="30"/>
          <w:szCs w:val="30"/>
        </w:rPr>
      </w:pPr>
      <w:r w:rsidRPr="00C23D64">
        <w:rPr>
          <w:rFonts w:ascii="宋体" w:eastAsia="宋体" w:hAnsi="宋体" w:hint="eastAsia"/>
          <w:sz w:val="30"/>
          <w:szCs w:val="30"/>
        </w:rPr>
        <w:t>《鄭武》：“老婦亦</w:t>
      </w:r>
      <w:ins w:id="89" w:author="Guangyu Zhu" w:date="2025-12-29T16:50:00Z" w16du:dateUtc="2025-12-29T08:50:00Z">
        <w:r w:rsidR="00A46429" w:rsidRPr="00A46429">
          <w:rPr>
            <w:rFonts w:ascii="宋体" w:eastAsia="宋体" w:hAnsi="宋体" w:hint="eastAsia"/>
            <w:sz w:val="30"/>
            <w:szCs w:val="30"/>
          </w:rPr>
          <w:t>⿰爿西</w:t>
        </w:r>
      </w:ins>
      <w:del w:id="90" w:author="Guangyu Zhu" w:date="2025-12-29T16:50:00Z" w16du:dateUtc="2025-12-29T08:50:00Z">
        <w:r w:rsidRPr="00C23D64" w:rsidDel="00A46429">
          <w:rPr>
            <w:rFonts w:ascii="宋体" w:eastAsia="宋体" w:hAnsi="宋体" w:hint="eastAsia"/>
            <w:sz w:val="30"/>
            <w:szCs w:val="30"/>
          </w:rPr>
          <w:delText>牺</w:delText>
        </w:r>
      </w:del>
      <w:r w:rsidRPr="00C23D64">
        <w:rPr>
          <w:rFonts w:ascii="宋体" w:eastAsia="宋体" w:hAnsi="宋体" w:hint="eastAsia"/>
          <w:sz w:val="30"/>
          <w:szCs w:val="30"/>
        </w:rPr>
        <w:t>（將）丩（糾）攸（修）宮中之正（政），門檻之外母（毋）敢又（有）智（知）安（焉）。”</w:t>
      </w:r>
    </w:p>
    <w:p w14:paraId="2638C9E0" w14:textId="44F0B590" w:rsidR="00C23D64" w:rsidRPr="00C23D64" w:rsidRDefault="00C23D64" w:rsidP="00C23D64">
      <w:pPr>
        <w:rPr>
          <w:rFonts w:ascii="宋体" w:eastAsia="宋体" w:hAnsi="宋体" w:hint="eastAsia"/>
          <w:sz w:val="30"/>
          <w:szCs w:val="30"/>
        </w:rPr>
      </w:pPr>
      <w:r w:rsidRPr="00C23D64">
        <w:rPr>
          <w:rFonts w:ascii="宋体" w:eastAsia="宋体" w:hAnsi="宋体" w:hint="eastAsia"/>
          <w:sz w:val="30"/>
          <w:szCs w:val="30"/>
        </w:rPr>
        <w:t>《鄭武》：“自是</w:t>
      </w:r>
      <w:del w:id="91" w:author="Guangyu Zhu" w:date="2025-12-29T16:51:00Z" w16du:dateUtc="2025-12-29T08:51:00Z">
        <w:r w:rsidRPr="00C23D64" w:rsidDel="00A46429">
          <w:rPr>
            <w:rFonts w:ascii="宋体" w:eastAsia="宋体" w:hAnsi="宋体" w:hint="eastAsia"/>
            <w:sz w:val="30"/>
            <w:szCs w:val="30"/>
          </w:rPr>
          <w:delText>旮</w:delText>
        </w:r>
      </w:del>
      <w:ins w:id="92" w:author="Guangyu Zhu" w:date="2025-12-29T16:51:00Z" w16du:dateUtc="2025-12-29T08:51:00Z">
        <w:r w:rsidR="00A46429" w:rsidRPr="00A46429">
          <w:rPr>
            <w:rFonts w:ascii="宋体" w:eastAsia="宋体" w:hAnsi="宋体" w:hint="eastAsia"/>
            <w:sz w:val="30"/>
            <w:szCs w:val="30"/>
          </w:rPr>
          <w:t>⿱几日</w:t>
        </w:r>
      </w:ins>
      <w:r w:rsidRPr="00C23D64">
        <w:rPr>
          <w:rFonts w:ascii="宋体" w:eastAsia="宋体" w:hAnsi="宋体" w:hint="eastAsia"/>
          <w:sz w:val="30"/>
          <w:szCs w:val="30"/>
        </w:rPr>
        <w:t>（幾）以至</w:t>
      </w:r>
      <w:ins w:id="93" w:author="Guangyu Zhu" w:date="2025-12-29T16:51:00Z" w16du:dateUtc="2025-12-29T08:51:00Z">
        <w:r w:rsidR="00A46429" w:rsidRPr="00A46429">
          <w:rPr>
            <w:rFonts w:ascii="宋体" w:eastAsia="宋体" w:hAnsi="宋体" w:hint="eastAsia"/>
            <w:sz w:val="30"/>
            <w:szCs w:val="30"/>
          </w:rPr>
          <w:t>⿰爿死</w:t>
        </w:r>
      </w:ins>
      <w:r w:rsidRPr="00C23D64">
        <w:rPr>
          <w:rFonts w:ascii="宋体" w:eastAsia="宋体" w:hAnsi="宋体" w:hint="eastAsia"/>
          <w:sz w:val="30"/>
          <w:szCs w:val="30"/>
        </w:rPr>
        <w:t>（葬）日，</w:t>
      </w:r>
      <w:ins w:id="94" w:author="Guangyu Zhu" w:date="2025-12-29T16:52:00Z" w16du:dateUtc="2025-12-29T08:52:00Z">
        <w:r w:rsidR="00A46429" w:rsidRPr="00A46429">
          <w:rPr>
            <w:rFonts w:ascii="宋体" w:eastAsia="宋体" w:hAnsi="宋体" w:hint="eastAsia"/>
            <w:sz w:val="30"/>
            <w:szCs w:val="30"/>
          </w:rPr>
          <w:t>⿹勹子</w:t>
        </w:r>
        <w:r w:rsidR="00A46429" w:rsidRPr="000E233D">
          <w:rPr>
            <w:rFonts w:ascii="宋体" w:eastAsia="宋体" w:hAnsi="宋体" w:hint="eastAsia"/>
            <w:sz w:val="30"/>
            <w:szCs w:val="30"/>
            <w:vertAlign w:val="subscript"/>
          </w:rPr>
          <w:t>=</w:t>
        </w:r>
      </w:ins>
      <w:del w:id="95" w:author="Guangyu Zhu" w:date="2025-12-29T16:52:00Z" w16du:dateUtc="2025-12-29T08:52:00Z">
        <w:r w:rsidRPr="00C23D64" w:rsidDel="00A46429">
          <w:rPr>
            <w:rFonts w:ascii="宋体" w:eastAsia="宋体" w:hAnsi="宋体" w:hint="eastAsia"/>
            <w:sz w:val="30"/>
            <w:szCs w:val="30"/>
          </w:rPr>
          <w:delText>字</w:delText>
        </w:r>
      </w:del>
      <w:r w:rsidRPr="00C23D64">
        <w:rPr>
          <w:rFonts w:ascii="宋体" w:eastAsia="宋体" w:hAnsi="宋体" w:hint="eastAsia"/>
          <w:sz w:val="30"/>
          <w:szCs w:val="30"/>
        </w:rPr>
        <w:t>（孺子）母（毋）敢又（有）智（知）安（焉）。”</w:t>
      </w:r>
    </w:p>
    <w:p w14:paraId="6BA5657F" w14:textId="77777777" w:rsidR="00C23D64" w:rsidRPr="00C23D64" w:rsidRDefault="00C23D64" w:rsidP="00C23D64">
      <w:pPr>
        <w:rPr>
          <w:rFonts w:ascii="宋体" w:eastAsia="宋体" w:hAnsi="宋体" w:hint="eastAsia"/>
          <w:sz w:val="30"/>
          <w:szCs w:val="30"/>
        </w:rPr>
      </w:pPr>
      <w:r w:rsidRPr="00C23D64">
        <w:rPr>
          <w:rFonts w:ascii="宋体" w:eastAsia="宋体" w:hAnsi="宋体" w:hint="eastAsia"/>
          <w:sz w:val="30"/>
          <w:szCs w:val="30"/>
        </w:rPr>
        <w:t>《鄭武》：“二三老母（毋）交於死。”</w:t>
      </w:r>
    </w:p>
    <w:p w14:paraId="4333B225" w14:textId="49C89FB1" w:rsidR="00C23D64" w:rsidRPr="00C23D64" w:rsidRDefault="00C23D64" w:rsidP="00C23D64">
      <w:pPr>
        <w:rPr>
          <w:rFonts w:ascii="宋体" w:eastAsia="宋体" w:hAnsi="宋体" w:hint="eastAsia"/>
          <w:sz w:val="30"/>
          <w:szCs w:val="30"/>
        </w:rPr>
      </w:pPr>
      <w:r w:rsidRPr="00C23D64">
        <w:rPr>
          <w:rFonts w:ascii="宋体" w:eastAsia="宋体" w:hAnsi="宋体" w:hint="eastAsia"/>
          <w:sz w:val="30"/>
          <w:szCs w:val="30"/>
        </w:rPr>
        <w:t>《鄭武》：“母（毋）乍（措）手止（趾），</w:t>
      </w:r>
      <w:ins w:id="96" w:author="Guangyu Zhu" w:date="2025-12-29T16:52:00Z" w16du:dateUtc="2025-12-29T08:52:00Z">
        <w:r w:rsidR="00A46429" w:rsidRPr="00A46429">
          <w:rPr>
            <w:rFonts w:ascii="SimSun-ExtB" w:eastAsia="SimSun-ExtB" w:hAnsi="SimSun-ExtB" w:cs="SimSun-ExtB" w:hint="eastAsia"/>
            <w:sz w:val="30"/>
            <w:szCs w:val="30"/>
          </w:rPr>
          <w:t>𫩞</w:t>
        </w:r>
      </w:ins>
      <w:del w:id="97" w:author="Guangyu Zhu" w:date="2025-12-29T16:52:00Z" w16du:dateUtc="2025-12-29T08:52:00Z">
        <w:r w:rsidRPr="00C23D64" w:rsidDel="00A46429">
          <w:rPr>
            <w:rFonts w:ascii="宋体" w:eastAsia="宋体" w:hAnsi="宋体" w:hint="eastAsia"/>
            <w:sz w:val="30"/>
            <w:szCs w:val="30"/>
          </w:rPr>
          <w:delText>台</w:delText>
        </w:r>
      </w:del>
      <w:r w:rsidRPr="00C23D64">
        <w:rPr>
          <w:rFonts w:ascii="宋体" w:eastAsia="宋体" w:hAnsi="宋体" w:hint="eastAsia"/>
          <w:sz w:val="30"/>
          <w:szCs w:val="30"/>
        </w:rPr>
        <w:t>（殆）於</w:t>
      </w:r>
      <w:ins w:id="98" w:author="Guangyu Zhu" w:date="2025-12-29T16:52:00Z" w16du:dateUtc="2025-12-29T08:52:00Z">
        <w:r w:rsidR="00A46429" w:rsidRPr="00A46429">
          <w:rPr>
            <w:rFonts w:ascii="微软雅黑" w:eastAsia="微软雅黑" w:hAnsi="微软雅黑" w:cs="微软雅黑" w:hint="eastAsia"/>
            <w:sz w:val="30"/>
            <w:szCs w:val="30"/>
          </w:rPr>
          <w:t>〼</w:t>
        </w:r>
      </w:ins>
      <w:del w:id="99" w:author="Guangyu Zhu" w:date="2025-12-29T16:52:00Z" w16du:dateUtc="2025-12-29T08:52:00Z">
        <w:r w:rsidRPr="00C23D64" w:rsidDel="00A46429">
          <w:rPr>
            <w:rFonts w:ascii="宋体" w:eastAsia="宋体" w:hAnsi="宋体" w:hint="eastAsia"/>
            <w:sz w:val="30"/>
            <w:szCs w:val="30"/>
          </w:rPr>
          <w:delText>□</w:delText>
        </w:r>
      </w:del>
      <w:r w:rsidRPr="00C23D64">
        <w:rPr>
          <w:rFonts w:ascii="宋体" w:eastAsia="宋体" w:hAnsi="宋体" w:hint="eastAsia"/>
          <w:sz w:val="30"/>
          <w:szCs w:val="30"/>
        </w:rPr>
        <w:t>。”</w:t>
      </w:r>
    </w:p>
    <w:p w14:paraId="31461CC5" w14:textId="337B6648" w:rsidR="00C23D64" w:rsidRPr="00C23D64" w:rsidRDefault="00C23D64" w:rsidP="00C23D64">
      <w:pPr>
        <w:rPr>
          <w:rFonts w:ascii="宋体" w:eastAsia="宋体" w:hAnsi="宋体" w:hint="eastAsia"/>
          <w:sz w:val="30"/>
          <w:szCs w:val="30"/>
        </w:rPr>
      </w:pPr>
      <w:r w:rsidRPr="00C23D64">
        <w:rPr>
          <w:rFonts w:ascii="宋体" w:eastAsia="宋体" w:hAnsi="宋体" w:hint="eastAsia"/>
          <w:sz w:val="30"/>
          <w:szCs w:val="30"/>
        </w:rPr>
        <w:t>《鄭武》：“二三夫</w:t>
      </w:r>
      <w:del w:id="100" w:author="Guangyu Zhu" w:date="2025-12-29T16:52:00Z" w16du:dateUtc="2025-12-29T08:52:00Z">
        <w:r w:rsidRPr="00C23D64" w:rsidDel="00A46429">
          <w:rPr>
            <w:rFonts w:ascii="宋体" w:eastAsia="宋体" w:hAnsi="宋体" w:hint="eastAsia"/>
            <w:sz w:val="30"/>
            <w:szCs w:val="30"/>
          </w:rPr>
          <w:delText>.</w:delText>
        </w:r>
      </w:del>
      <w:ins w:id="101" w:author="Guangyu Zhu" w:date="2025-12-29T16:52:00Z" w16du:dateUtc="2025-12-29T08:52:00Z">
        <w:r w:rsidR="00A46429" w:rsidRPr="00A46429">
          <w:rPr>
            <w:rFonts w:ascii="宋体" w:eastAsia="宋体" w:hAnsi="宋体" w:hint="eastAsia"/>
            <w:sz w:val="30"/>
            <w:szCs w:val="30"/>
            <w:vertAlign w:val="subscript"/>
            <w:rPrChange w:id="102" w:author="Guangyu Zhu" w:date="2025-12-29T16:52:00Z" w16du:dateUtc="2025-12-29T08:52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t>=</w:t>
        </w:r>
      </w:ins>
      <w:r w:rsidRPr="00C23D64">
        <w:rPr>
          <w:rFonts w:ascii="宋体" w:eastAsia="宋体" w:hAnsi="宋体" w:hint="eastAsia"/>
          <w:sz w:val="30"/>
          <w:szCs w:val="30"/>
        </w:rPr>
        <w:t>（大夫）不尚（當）母（毋）然，二三夫（大</w:t>
      </w:r>
      <w:r w:rsidRPr="00C23D64">
        <w:rPr>
          <w:rFonts w:ascii="宋体" w:eastAsia="宋体" w:hAnsi="宋体" w:hint="eastAsia"/>
          <w:sz w:val="30"/>
          <w:szCs w:val="30"/>
        </w:rPr>
        <w:lastRenderedPageBreak/>
        <w:t>夫）</w:t>
      </w:r>
      <w:ins w:id="103" w:author="Guangyu Zhu" w:date="2025-12-29T16:53:00Z" w16du:dateUtc="2025-12-29T08:53:00Z">
        <w:r w:rsidR="00262849" w:rsidRPr="00262849">
          <w:rPr>
            <w:rFonts w:ascii="SimSun-ExtG" w:eastAsia="SimSun-ExtG" w:hAnsi="SimSun-ExtG" w:cs="SimSun-ExtG" w:hint="eastAsia"/>
            <w:sz w:val="30"/>
            <w:szCs w:val="30"/>
          </w:rPr>
          <w:t>𰲧</w:t>
        </w:r>
      </w:ins>
      <w:r w:rsidRPr="00C23D64">
        <w:rPr>
          <w:rFonts w:ascii="宋体" w:eastAsia="宋体" w:hAnsi="宋体" w:hint="eastAsia"/>
          <w:sz w:val="30"/>
          <w:szCs w:val="30"/>
        </w:rPr>
        <w:t>（皆）</w:t>
      </w:r>
      <w:ins w:id="104" w:author="Guangyu Zhu" w:date="2025-12-29T16:53:00Z" w16du:dateUtc="2025-12-29T08:53:00Z">
        <w:r w:rsidR="00262849" w:rsidRPr="00DE1CD1">
          <w:rPr>
            <w:rFonts w:ascii="宋体" w:eastAsia="宋体" w:hAnsi="宋体" w:hint="eastAsia"/>
            <w:sz w:val="30"/>
            <w:szCs w:val="30"/>
          </w:rPr>
          <w:t>⿸虍</w:t>
        </w:r>
        <w:r w:rsidR="00262849" w:rsidRPr="00DE1CD1">
          <w:rPr>
            <w:rFonts w:ascii="SimSun-ExtB" w:eastAsia="SimSun-ExtB" w:hAnsi="SimSun-ExtB" w:cs="SimSun-ExtB" w:hint="eastAsia"/>
            <w:sz w:val="30"/>
            <w:szCs w:val="30"/>
          </w:rPr>
          <w:t>𡈼</w:t>
        </w:r>
      </w:ins>
      <w:r w:rsidRPr="00C23D64">
        <w:rPr>
          <w:rFonts w:ascii="宋体" w:eastAsia="宋体" w:hAnsi="宋体" w:hint="eastAsia"/>
          <w:sz w:val="30"/>
          <w:szCs w:val="30"/>
        </w:rPr>
        <w:t>（吾）先君</w:t>
      </w:r>
      <w:ins w:id="105" w:author="Guangyu Zhu" w:date="2025-12-29T16:53:00Z" w16du:dateUtc="2025-12-29T08:53:00Z">
        <w:r w:rsidR="00262849" w:rsidRPr="00262849">
          <w:rPr>
            <w:rFonts w:ascii="宋体" w:eastAsia="宋体" w:hAnsi="宋体" w:hint="eastAsia"/>
            <w:sz w:val="30"/>
            <w:szCs w:val="30"/>
          </w:rPr>
          <w:t>⿱之所</w:t>
        </w:r>
        <w:r w:rsidR="00262849" w:rsidRPr="00262849">
          <w:rPr>
            <w:rFonts w:ascii="宋体" w:eastAsia="宋体" w:hAnsi="宋体" w:hint="eastAsia"/>
            <w:sz w:val="30"/>
            <w:szCs w:val="30"/>
            <w:vertAlign w:val="subscript"/>
            <w:rPrChange w:id="106" w:author="Guangyu Zhu" w:date="2025-12-29T16:53:00Z" w16du:dateUtc="2025-12-29T08:53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t>=</w:t>
        </w:r>
      </w:ins>
      <w:del w:id="107" w:author="Guangyu Zhu" w:date="2025-12-29T16:53:00Z" w16du:dateUtc="2025-12-29T08:53:00Z">
        <w:r w:rsidRPr="00C23D64" w:rsidDel="00262849">
          <w:rPr>
            <w:rFonts w:ascii="宋体" w:eastAsia="宋体" w:hAnsi="宋体" w:hint="eastAsia"/>
            <w:sz w:val="30"/>
            <w:szCs w:val="30"/>
          </w:rPr>
          <w:delText>。</w:delText>
        </w:r>
      </w:del>
      <w:r w:rsidRPr="00C23D64">
        <w:rPr>
          <w:rFonts w:ascii="宋体" w:eastAsia="宋体" w:hAnsi="宋体" w:hint="eastAsia"/>
          <w:sz w:val="30"/>
          <w:szCs w:val="30"/>
        </w:rPr>
        <w:t>（之所）付孫也。”</w:t>
      </w:r>
    </w:p>
    <w:p w14:paraId="69CA778C" w14:textId="43598609" w:rsidR="00C23D64" w:rsidRPr="00C23D64" w:rsidRDefault="00C23D64" w:rsidP="00C23D64">
      <w:pPr>
        <w:rPr>
          <w:rFonts w:ascii="宋体" w:eastAsia="宋体" w:hAnsi="宋体" w:hint="eastAsia"/>
          <w:sz w:val="30"/>
          <w:szCs w:val="30"/>
        </w:rPr>
      </w:pPr>
      <w:r w:rsidRPr="00C23D64">
        <w:rPr>
          <w:rFonts w:ascii="宋体" w:eastAsia="宋体" w:hAnsi="宋体" w:hint="eastAsia"/>
          <w:sz w:val="30"/>
          <w:szCs w:val="30"/>
        </w:rPr>
        <w:t>《鄭甲》：“君，老臣□□□□母（毋）言而不</w:t>
      </w:r>
      <w:del w:id="108" w:author="Guangyu Zhu" w:date="2025-12-29T16:54:00Z" w16du:dateUtc="2025-12-29T08:54:00Z">
        <w:r w:rsidRPr="00C23D64" w:rsidDel="00262849">
          <w:rPr>
            <w:rFonts w:ascii="宋体" w:eastAsia="宋体" w:hAnsi="宋体" w:hint="eastAsia"/>
            <w:sz w:val="30"/>
            <w:szCs w:val="30"/>
          </w:rPr>
          <w:delText>裳</w:delText>
        </w:r>
      </w:del>
      <w:ins w:id="109" w:author="Guangyu Zhu" w:date="2025-12-29T16:54:00Z" w16du:dateUtc="2025-12-29T08:54:00Z">
        <w:r w:rsidR="00262849" w:rsidRPr="00262849">
          <w:rPr>
            <w:rFonts w:ascii="SimSun-ExtB" w:eastAsia="SimSun-ExtB" w:hAnsi="SimSun-ExtB" w:cs="SimSun-ExtB" w:hint="eastAsia"/>
            <w:sz w:val="30"/>
            <w:szCs w:val="30"/>
          </w:rPr>
          <w:t>𬔢</w:t>
        </w:r>
      </w:ins>
      <w:r w:rsidRPr="00C23D64">
        <w:rPr>
          <w:rFonts w:ascii="宋体" w:eastAsia="宋体" w:hAnsi="宋体" w:hint="eastAsia"/>
          <w:sz w:val="30"/>
          <w:szCs w:val="30"/>
        </w:rPr>
        <w:t>（當）。”</w:t>
      </w:r>
    </w:p>
    <w:p w14:paraId="175928BA" w14:textId="5B3D9EA7" w:rsidR="00C23D64" w:rsidRPr="00C23D64" w:rsidRDefault="00C23D64" w:rsidP="00C23D64">
      <w:pPr>
        <w:rPr>
          <w:rFonts w:ascii="宋体" w:eastAsia="宋体" w:hAnsi="宋体" w:hint="eastAsia"/>
          <w:sz w:val="30"/>
          <w:szCs w:val="30"/>
        </w:rPr>
      </w:pPr>
      <w:r w:rsidRPr="00C23D64">
        <w:rPr>
          <w:rFonts w:ascii="宋体" w:eastAsia="宋体" w:hAnsi="宋体" w:hint="eastAsia"/>
          <w:sz w:val="30"/>
          <w:szCs w:val="30"/>
        </w:rPr>
        <w:t>《子產》：“子產尃（傅）於六正，與善</w:t>
      </w:r>
      <w:ins w:id="110" w:author="Guangyu Zhu" w:date="2025-12-29T16:55:00Z" w16du:dateUtc="2025-12-29T08:55:00Z">
        <w:r w:rsidR="00262849">
          <w:rPr>
            <w:rFonts w:ascii="宋体" w:eastAsia="宋体" w:hAnsi="宋体" w:hint="eastAsia"/>
            <w:sz w:val="30"/>
            <w:szCs w:val="30"/>
          </w:rPr>
          <w:t>爲</w:t>
        </w:r>
      </w:ins>
      <w:r w:rsidRPr="00C23D64">
        <w:rPr>
          <w:rFonts w:ascii="宋体" w:eastAsia="宋体" w:hAnsi="宋体" w:hint="eastAsia"/>
          <w:sz w:val="30"/>
          <w:szCs w:val="30"/>
        </w:rPr>
        <w:t>徒，以谷（愨）事不善，母（毋）</w:t>
      </w:r>
      <w:r w:rsidRPr="001831D4">
        <w:rPr>
          <w:rFonts w:ascii="宋体" w:eastAsia="宋体" w:hAnsi="宋体" w:hint="eastAsia"/>
          <w:sz w:val="30"/>
          <w:szCs w:val="30"/>
          <w:highlight w:val="yellow"/>
          <w:rPrChange w:id="111" w:author="Guangyu Zhu" w:date="2025-12-29T21:49:00Z" w16du:dateUtc="2025-12-29T13:49:00Z">
            <w:rPr>
              <w:rFonts w:ascii="宋体" w:eastAsia="宋体" w:hAnsi="宋体" w:hint="eastAsia"/>
              <w:sz w:val="30"/>
              <w:szCs w:val="30"/>
            </w:rPr>
          </w:rPrChange>
        </w:rPr>
        <w:t>茲</w:t>
      </w:r>
      <w:r w:rsidRPr="00C23D64">
        <w:rPr>
          <w:rFonts w:ascii="宋体" w:eastAsia="宋体" w:hAnsi="宋体" w:hint="eastAsia"/>
          <w:sz w:val="30"/>
          <w:szCs w:val="30"/>
        </w:rPr>
        <w:t>愇（違）柫（拂）其事。”</w:t>
      </w:r>
    </w:p>
    <w:p w14:paraId="527C2C81" w14:textId="77777777" w:rsidR="00C23D64" w:rsidRPr="00262849" w:rsidRDefault="00C23D64" w:rsidP="00C23D64">
      <w:pPr>
        <w:rPr>
          <w:rFonts w:ascii="宋体" w:eastAsia="宋体" w:hAnsi="宋体" w:hint="eastAsia"/>
          <w:b/>
          <w:bCs/>
          <w:sz w:val="30"/>
          <w:szCs w:val="30"/>
          <w:rPrChange w:id="112" w:author="Guangyu Zhu" w:date="2025-12-29T16:54:00Z" w16du:dateUtc="2025-12-29T08:54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262849">
        <w:rPr>
          <w:rFonts w:ascii="宋体" w:eastAsia="宋体" w:hAnsi="宋体" w:hint="eastAsia"/>
          <w:b/>
          <w:bCs/>
          <w:sz w:val="30"/>
          <w:szCs w:val="30"/>
          <w:rPrChange w:id="113" w:author="Guangyu Zhu" w:date="2025-12-29T16:54:00Z" w16du:dateUtc="2025-12-29T08:54:00Z">
            <w:rPr>
              <w:rFonts w:ascii="宋体" w:eastAsia="宋体" w:hAnsi="宋体" w:hint="eastAsia"/>
              <w:sz w:val="30"/>
              <w:szCs w:val="30"/>
            </w:rPr>
          </w:rPrChange>
        </w:rPr>
        <w:t>母與拇</w:t>
      </w:r>
    </w:p>
    <w:p w14:paraId="00C42EE7" w14:textId="77777777" w:rsidR="00C23D64" w:rsidRPr="00C23D64" w:rsidRDefault="00C23D64" w:rsidP="00C23D64">
      <w:pPr>
        <w:rPr>
          <w:rFonts w:ascii="宋体" w:eastAsia="宋体" w:hAnsi="宋体" w:hint="eastAsia"/>
          <w:sz w:val="30"/>
          <w:szCs w:val="30"/>
        </w:rPr>
      </w:pPr>
      <w:r w:rsidRPr="00C23D64">
        <w:rPr>
          <w:rFonts w:ascii="宋体" w:eastAsia="宋体" w:hAnsi="宋体" w:hint="eastAsia"/>
          <w:sz w:val="30"/>
          <w:szCs w:val="30"/>
        </w:rPr>
        <w:t>《周病方》：“取大臼礜，大如母（拇）指，置晉（煎）斧（釜）中，涂而燔之。”</w:t>
      </w:r>
    </w:p>
    <w:p w14:paraId="3DFD3FA4" w14:textId="77777777" w:rsidR="00262849" w:rsidRDefault="00C23D64" w:rsidP="00C23D64">
      <w:pPr>
        <w:rPr>
          <w:ins w:id="114" w:author="Guangyu Zhu" w:date="2025-12-29T16:54:00Z" w16du:dateUtc="2025-12-29T08:54:00Z"/>
          <w:rFonts w:ascii="宋体" w:eastAsia="宋体" w:hAnsi="宋体" w:hint="eastAsia"/>
          <w:sz w:val="30"/>
          <w:szCs w:val="30"/>
        </w:rPr>
      </w:pPr>
      <w:r w:rsidRPr="00C23D64">
        <w:rPr>
          <w:rFonts w:ascii="宋体" w:eastAsia="宋体" w:hAnsi="宋体" w:hint="eastAsia"/>
          <w:sz w:val="30"/>
          <w:szCs w:val="30"/>
        </w:rPr>
        <w:t>《引書》：“聾在左，信（伸）左臂，撟母（拇）指端，信（伸）臂，力引頸與耳。”</w:t>
      </w:r>
    </w:p>
    <w:p w14:paraId="014805D3" w14:textId="436CBF8C" w:rsidR="00C23D64" w:rsidRPr="00262849" w:rsidRDefault="00C23D64" w:rsidP="00C23D64">
      <w:pPr>
        <w:rPr>
          <w:rFonts w:ascii="宋体" w:eastAsia="宋体" w:hAnsi="宋体" w:hint="eastAsia"/>
          <w:b/>
          <w:bCs/>
          <w:sz w:val="30"/>
          <w:szCs w:val="30"/>
          <w:rPrChange w:id="115" w:author="Guangyu Zhu" w:date="2025-12-29T16:54:00Z" w16du:dateUtc="2025-12-29T08:54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262849">
        <w:rPr>
          <w:rFonts w:ascii="宋体" w:eastAsia="宋体" w:hAnsi="宋体" w:hint="eastAsia"/>
          <w:b/>
          <w:bCs/>
          <w:sz w:val="30"/>
          <w:szCs w:val="30"/>
          <w:rPrChange w:id="116" w:author="Guangyu Zhu" w:date="2025-12-29T16:54:00Z" w16du:dateUtc="2025-12-29T08:54:00Z">
            <w:rPr>
              <w:rFonts w:ascii="宋体" w:eastAsia="宋体" w:hAnsi="宋体" w:hint="eastAsia"/>
              <w:sz w:val="30"/>
              <w:szCs w:val="30"/>
            </w:rPr>
          </w:rPrChange>
        </w:rPr>
        <w:t>母與侮</w:t>
      </w:r>
    </w:p>
    <w:p w14:paraId="2EC03C6D" w14:textId="77777777" w:rsidR="00262849" w:rsidRDefault="00C23D64" w:rsidP="00C23D64">
      <w:pPr>
        <w:rPr>
          <w:ins w:id="117" w:author="Guangyu Zhu" w:date="2025-12-29T16:56:00Z" w16du:dateUtc="2025-12-29T08:56:00Z"/>
          <w:rFonts w:ascii="宋体" w:eastAsia="宋体" w:hAnsi="宋体" w:hint="eastAsia"/>
          <w:sz w:val="30"/>
          <w:szCs w:val="30"/>
        </w:rPr>
      </w:pPr>
      <w:r w:rsidRPr="00C23D64">
        <w:rPr>
          <w:rFonts w:ascii="宋体" w:eastAsia="宋体" w:hAnsi="宋体" w:hint="eastAsia"/>
          <w:sz w:val="30"/>
          <w:szCs w:val="30"/>
        </w:rPr>
        <w:t>《帛甲老子·道經》：“其下母（侮）之。”</w:t>
      </w:r>
    </w:p>
    <w:p w14:paraId="7F95AC7C" w14:textId="77777777" w:rsidR="00262849" w:rsidRDefault="00C23D64" w:rsidP="00C23D64">
      <w:pPr>
        <w:rPr>
          <w:ins w:id="118" w:author="Guangyu Zhu" w:date="2025-12-29T16:56:00Z" w16du:dateUtc="2025-12-29T08:56:00Z"/>
          <w:rFonts w:ascii="宋体" w:eastAsia="宋体" w:hAnsi="宋体" w:hint="eastAsia"/>
          <w:sz w:val="30"/>
          <w:szCs w:val="30"/>
        </w:rPr>
      </w:pPr>
      <w:r w:rsidRPr="00C23D64">
        <w:rPr>
          <w:rFonts w:ascii="宋体" w:eastAsia="宋体" w:hAnsi="宋体" w:hint="eastAsia"/>
          <w:sz w:val="30"/>
          <w:szCs w:val="30"/>
        </w:rPr>
        <w:t>《帛乙老子·道經》：“其下母（侮）之。”</w:t>
      </w:r>
    </w:p>
    <w:p w14:paraId="61E5EDD5" w14:textId="4A8230C4" w:rsidR="00C23D64" w:rsidRPr="00C23D64" w:rsidRDefault="00C23D64" w:rsidP="00C23D64">
      <w:pPr>
        <w:rPr>
          <w:rFonts w:ascii="宋体" w:eastAsia="宋体" w:hAnsi="宋体" w:hint="eastAsia"/>
          <w:sz w:val="30"/>
          <w:szCs w:val="30"/>
        </w:rPr>
      </w:pPr>
      <w:r w:rsidRPr="00C23D64">
        <w:rPr>
          <w:rFonts w:ascii="宋体" w:eastAsia="宋体" w:hAnsi="宋体" w:hint="eastAsia"/>
          <w:sz w:val="30"/>
          <w:szCs w:val="30"/>
        </w:rPr>
        <w:t>《稱》：“行曾（憎）而索愛，父弗得子；</w:t>
      </w:r>
    </w:p>
    <w:sectPr w:rsidR="00C23D64" w:rsidRPr="00C23D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7CEBE" w14:textId="77777777" w:rsidR="00164C01" w:rsidRDefault="00164C01" w:rsidP="001831D4">
      <w:pPr>
        <w:rPr>
          <w:rFonts w:hint="eastAsia"/>
        </w:rPr>
      </w:pPr>
      <w:r>
        <w:separator/>
      </w:r>
    </w:p>
  </w:endnote>
  <w:endnote w:type="continuationSeparator" w:id="0">
    <w:p w14:paraId="5A3EACB8" w14:textId="77777777" w:rsidR="00164C01" w:rsidRDefault="00164C01" w:rsidP="001831D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-ExtG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69898" w14:textId="77777777" w:rsidR="00164C01" w:rsidRDefault="00164C01" w:rsidP="001831D4">
      <w:pPr>
        <w:rPr>
          <w:rFonts w:hint="eastAsia"/>
        </w:rPr>
      </w:pPr>
      <w:r>
        <w:separator/>
      </w:r>
    </w:p>
  </w:footnote>
  <w:footnote w:type="continuationSeparator" w:id="0">
    <w:p w14:paraId="3E94E128" w14:textId="77777777" w:rsidR="00164C01" w:rsidRDefault="00164C01" w:rsidP="001831D4">
      <w:pPr>
        <w:rPr>
          <w:rFonts w:hint="eastAsia"/>
        </w:rPr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uangyu Zhu">
    <w15:presenceInfo w15:providerId="Windows Live" w15:userId="c0941b8f8040248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4E1"/>
    <w:rsid w:val="0000165A"/>
    <w:rsid w:val="00015876"/>
    <w:rsid w:val="00151D20"/>
    <w:rsid w:val="00164C01"/>
    <w:rsid w:val="001831D4"/>
    <w:rsid w:val="00262849"/>
    <w:rsid w:val="00276240"/>
    <w:rsid w:val="003834C4"/>
    <w:rsid w:val="003E653E"/>
    <w:rsid w:val="00416702"/>
    <w:rsid w:val="004424E1"/>
    <w:rsid w:val="00481C4D"/>
    <w:rsid w:val="005F1C84"/>
    <w:rsid w:val="0067283D"/>
    <w:rsid w:val="0074641A"/>
    <w:rsid w:val="008F35B7"/>
    <w:rsid w:val="00A4260F"/>
    <w:rsid w:val="00A46429"/>
    <w:rsid w:val="00AC358E"/>
    <w:rsid w:val="00AD45A3"/>
    <w:rsid w:val="00C23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080AAA"/>
  <w15:chartTrackingRefBased/>
  <w15:docId w15:val="{68DD1C83-7DBB-4E24-BC48-8010B4D40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424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2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24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24E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24E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24E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24E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24E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24E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24E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24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24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24E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24E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424E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24E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24E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24E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424E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2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24E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24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24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24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24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24E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24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24E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24E1"/>
    <w:rPr>
      <w:b/>
      <w:bCs/>
      <w:smallCaps/>
      <w:color w:val="0F4761" w:themeColor="accent1" w:themeShade="BF"/>
      <w:spacing w:val="5"/>
    </w:rPr>
  </w:style>
  <w:style w:type="paragraph" w:styleId="ae">
    <w:name w:val="Revision"/>
    <w:hidden/>
    <w:uiPriority w:val="99"/>
    <w:semiHidden/>
    <w:rsid w:val="008F35B7"/>
  </w:style>
  <w:style w:type="paragraph" w:styleId="af">
    <w:name w:val="header"/>
    <w:basedOn w:val="a"/>
    <w:link w:val="af0"/>
    <w:uiPriority w:val="99"/>
    <w:unhideWhenUsed/>
    <w:rsid w:val="001831D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1831D4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1831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1831D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Guangyu Zhu</dc:creator>
  <cp:keywords/>
  <dc:description/>
  <cp:lastModifiedBy>Guangyu Zhu</cp:lastModifiedBy>
  <cp:revision>8</cp:revision>
  <dcterms:created xsi:type="dcterms:W3CDTF">2025-12-25T13:20:00Z</dcterms:created>
  <dcterms:modified xsi:type="dcterms:W3CDTF">2026-01-02T09:49:00Z</dcterms:modified>
</cp:coreProperties>
</file>