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8583" w14:textId="77777777" w:rsidR="00EE4A57" w:rsidRPr="00254D4B" w:rsidRDefault="00EE4A57" w:rsidP="00EE4A57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行母（侮）而索敬，君弗得臣。”</w:t>
      </w:r>
    </w:p>
    <w:p w14:paraId="0D63BB93" w14:textId="77777777" w:rsidR="00EE4A57" w:rsidRPr="00254D4B" w:rsidRDefault="00EE4A57" w:rsidP="00EE4A57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《北大老子》：“其次，親譽之；其次，畏之；其下，母（侮）之。”</w:t>
      </w:r>
    </w:p>
    <w:p w14:paraId="461FA6BB" w14:textId="77777777" w:rsidR="00EE4A57" w:rsidRPr="00512558" w:rsidRDefault="00EE4A57" w:rsidP="00EE4A57">
      <w:pPr>
        <w:rPr>
          <w:rFonts w:ascii="宋体" w:eastAsia="宋体" w:hAnsi="宋体" w:hint="eastAsia"/>
          <w:b/>
          <w:bCs/>
          <w:sz w:val="30"/>
          <w:szCs w:val="30"/>
          <w:rPrChange w:id="0" w:author="Guangyu Zhu" w:date="2025-12-29T21:35:00Z" w16du:dateUtc="2025-12-29T13:35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12558">
        <w:rPr>
          <w:rFonts w:ascii="宋体" w:eastAsia="宋体" w:hAnsi="宋体" w:hint="eastAsia"/>
          <w:b/>
          <w:bCs/>
          <w:sz w:val="30"/>
          <w:szCs w:val="30"/>
          <w:rPrChange w:id="1" w:author="Guangyu Zhu" w:date="2025-12-29T21:35:00Z" w16du:dateUtc="2025-12-29T13:35:00Z">
            <w:rPr>
              <w:rFonts w:ascii="宋体" w:eastAsia="宋体" w:hAnsi="宋体" w:hint="eastAsia"/>
              <w:sz w:val="30"/>
              <w:szCs w:val="30"/>
            </w:rPr>
          </w:rPrChange>
        </w:rPr>
        <w:t>母與梅</w:t>
      </w:r>
    </w:p>
    <w:p w14:paraId="7701CB13" w14:textId="77777777" w:rsidR="00512558" w:rsidRDefault="00EE4A57" w:rsidP="00EE4A57">
      <w:pPr>
        <w:rPr>
          <w:ins w:id="2" w:author="Guangyu Zhu" w:date="2025-12-29T21:36:00Z" w16du:dateUtc="2025-12-29T13:36:00Z"/>
          <w:rFonts w:ascii="宋体" w:eastAsia="宋体" w:hAnsi="宋体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《窮達》：“母（梅）白（伯）初</w:t>
      </w:r>
      <w:ins w:id="3" w:author="Guangyu Zhu" w:date="2025-12-29T21:36:00Z" w16du:dateUtc="2025-12-29T13:36:00Z">
        <w:r w:rsidR="00512558" w:rsidRPr="00512558">
          <w:rPr>
            <w:rFonts w:ascii="宋体" w:eastAsia="宋体" w:hAnsi="宋体" w:hint="eastAsia"/>
            <w:sz w:val="30"/>
            <w:szCs w:val="30"/>
          </w:rPr>
          <w:t>⿰氵⿱冘臼</w:t>
        </w:r>
      </w:ins>
      <w:del w:id="4" w:author="Guangyu Zhu" w:date="2025-12-29T21:36:00Z" w16du:dateUtc="2025-12-29T13:36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浩</w:delText>
        </w:r>
      </w:del>
      <w:r w:rsidRPr="00254D4B">
        <w:rPr>
          <w:rFonts w:ascii="宋体" w:eastAsia="宋体" w:hAnsi="宋体" w:hint="eastAsia"/>
          <w:sz w:val="30"/>
          <w:szCs w:val="30"/>
        </w:rPr>
        <w:t>（醓）酭（醢），後名昜（揚），非其惪（德）加。”按，“母（梅）”字從陳劍《郭店簡&lt;窮達以時&gt;、&lt;語叢四&gt;的幾處簡序調整》（《國際簡帛研究通訊》第二卷第五期，2002年）讀。</w:t>
      </w:r>
    </w:p>
    <w:p w14:paraId="474C33D7" w14:textId="02BF1128" w:rsidR="00EE4A57" w:rsidRPr="00512558" w:rsidRDefault="00EE4A57" w:rsidP="00EE4A57">
      <w:pPr>
        <w:rPr>
          <w:rFonts w:ascii="宋体" w:eastAsia="宋体" w:hAnsi="宋体" w:hint="eastAsia"/>
          <w:b/>
          <w:bCs/>
          <w:sz w:val="30"/>
          <w:szCs w:val="30"/>
          <w:rPrChange w:id="5" w:author="Guangyu Zhu" w:date="2025-12-29T21:36:00Z" w16du:dateUtc="2025-12-29T13:3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12558">
        <w:rPr>
          <w:rFonts w:ascii="宋体" w:eastAsia="宋体" w:hAnsi="宋体" w:hint="eastAsia"/>
          <w:b/>
          <w:bCs/>
          <w:sz w:val="30"/>
          <w:szCs w:val="30"/>
          <w:rPrChange w:id="6" w:author="Guangyu Zhu" w:date="2025-12-29T21:36:00Z" w16du:dateUtc="2025-12-29T13:36:00Z">
            <w:rPr>
              <w:rFonts w:ascii="宋体" w:eastAsia="宋体" w:hAnsi="宋体" w:hint="eastAsia"/>
              <w:sz w:val="30"/>
              <w:szCs w:val="30"/>
            </w:rPr>
          </w:rPrChange>
        </w:rPr>
        <w:t>母與晦</w:t>
      </w:r>
    </w:p>
    <w:p w14:paraId="516DAC20" w14:textId="7C5C8310" w:rsidR="00EE4A57" w:rsidRPr="00254D4B" w:rsidRDefault="00EE4A57" w:rsidP="00EE4A57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《季康子》：“</w:t>
      </w:r>
      <w:ins w:id="7" w:author="Guangyu Zhu" w:date="2025-12-29T21:37:00Z" w16du:dateUtc="2025-12-29T13:37:00Z">
        <w:r w:rsidR="00512558" w:rsidRPr="00512558">
          <w:rPr>
            <w:rFonts w:ascii="宋体" w:eastAsia="宋体" w:hAnsi="宋体" w:hint="eastAsia"/>
            <w:sz w:val="30"/>
            <w:szCs w:val="30"/>
          </w:rPr>
          <w:t>⿱君子</w:t>
        </w:r>
        <w:r w:rsidR="0051255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254D4B">
        <w:rPr>
          <w:rFonts w:ascii="宋体" w:eastAsia="宋体" w:hAnsi="宋体" w:hint="eastAsia"/>
          <w:sz w:val="30"/>
          <w:szCs w:val="30"/>
        </w:rPr>
        <w:t>（君子）敬成其惪（德），</w:t>
      </w:r>
      <w:del w:id="8" w:author="Guangyu Zhu" w:date="2025-12-29T21:37:00Z" w16du:dateUtc="2025-12-29T13:37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尖</w:delText>
        </w:r>
      </w:del>
      <w:ins w:id="9" w:author="Guangyu Zhu" w:date="2025-12-29T21:37:00Z" w16du:dateUtc="2025-12-29T13:37:00Z">
        <w:r w:rsidR="00512558" w:rsidRPr="00512558">
          <w:rPr>
            <w:rFonts w:ascii="SimSun-ExtG" w:eastAsia="SimSun-ExtG" w:hAnsi="SimSun-ExtG" w:cs="SimSun-ExtG" w:hint="eastAsia"/>
            <w:sz w:val="30"/>
            <w:szCs w:val="30"/>
          </w:rPr>
          <w:t>𰍩</w:t>
        </w:r>
      </w:ins>
      <w:del w:id="10" w:author="Guangyu Zhu" w:date="2025-12-29T21:37:00Z" w16du:dateUtc="2025-12-29T13:37:00Z">
        <w:r w:rsidRPr="00512558" w:rsidDel="00512558">
          <w:rPr>
            <w:rFonts w:ascii="宋体" w:eastAsia="宋体" w:hAnsi="宋体" w:hint="eastAsia"/>
            <w:sz w:val="30"/>
            <w:szCs w:val="30"/>
            <w:vertAlign w:val="subscript"/>
            <w:rPrChange w:id="11" w:author="Guangyu Zhu" w:date="2025-12-29T21:37:00Z" w16du:dateUtc="2025-12-29T13:37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。</w:delText>
        </w:r>
      </w:del>
      <w:ins w:id="12" w:author="Guangyu Zhu" w:date="2025-12-29T21:37:00Z" w16du:dateUtc="2025-12-29T13:37:00Z">
        <w:r w:rsidR="0051255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254D4B">
        <w:rPr>
          <w:rFonts w:ascii="宋体" w:eastAsia="宋体" w:hAnsi="宋体" w:hint="eastAsia"/>
          <w:sz w:val="30"/>
          <w:szCs w:val="30"/>
        </w:rPr>
        <w:t>（小人）母（晦）寐（昧）</w:t>
      </w:r>
      <w:ins w:id="13" w:author="Guangyu Zhu" w:date="2025-12-29T21:37:00Z" w16du:dateUtc="2025-12-29T13:37:00Z">
        <w:r w:rsidR="00512558" w:rsidRPr="00512558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14" w:author="Guangyu Zhu" w:date="2025-12-29T21:37:00Z" w16du:dateUtc="2025-12-29T13:37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口</w:delText>
        </w:r>
      </w:del>
      <w:r w:rsidRPr="00254D4B">
        <w:rPr>
          <w:rFonts w:ascii="宋体" w:eastAsia="宋体" w:hAnsi="宋体" w:hint="eastAsia"/>
          <w:sz w:val="30"/>
          <w:szCs w:val="30"/>
        </w:rPr>
        <w:t>。”按，“母（晦）”字從李天虹《讀&lt;季康子間於孔子&gt;劄記》（簡帛網，2006年2月24日）讀。</w:t>
      </w:r>
    </w:p>
    <w:p w14:paraId="77712C7A" w14:textId="77777777" w:rsidR="00EE4A57" w:rsidRPr="00512558" w:rsidRDefault="00EE4A57" w:rsidP="00EE4A57">
      <w:pPr>
        <w:rPr>
          <w:rFonts w:ascii="宋体" w:eastAsia="宋体" w:hAnsi="宋体" w:hint="eastAsia"/>
          <w:b/>
          <w:bCs/>
          <w:sz w:val="30"/>
          <w:szCs w:val="30"/>
          <w:rPrChange w:id="15" w:author="Guangyu Zhu" w:date="2025-12-29T21:38:00Z" w16du:dateUtc="2025-12-29T13:38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12558">
        <w:rPr>
          <w:rFonts w:ascii="宋体" w:eastAsia="宋体" w:hAnsi="宋体" w:hint="eastAsia"/>
          <w:b/>
          <w:bCs/>
          <w:sz w:val="30"/>
          <w:szCs w:val="30"/>
          <w:rPrChange w:id="16" w:author="Guangyu Zhu" w:date="2025-12-29T21:38:00Z" w16du:dateUtc="2025-12-29T13:38:00Z">
            <w:rPr>
              <w:rFonts w:ascii="宋体" w:eastAsia="宋体" w:hAnsi="宋体" w:hint="eastAsia"/>
              <w:sz w:val="30"/>
              <w:szCs w:val="30"/>
            </w:rPr>
          </w:rPrChange>
        </w:rPr>
        <w:t>母與謀</w:t>
      </w:r>
    </w:p>
    <w:p w14:paraId="4BC430E4" w14:textId="30B394E9" w:rsidR="00EE4A57" w:rsidRPr="00254D4B" w:rsidRDefault="00EE4A57" w:rsidP="00EE4A57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《程寤》：“人甬（用）女（汝）母（謀），</w:t>
      </w:r>
      <w:del w:id="17" w:author="Guangyu Zhu" w:date="2025-12-29T21:38:00Z" w16du:dateUtc="2025-12-29T13:38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炁</w:delText>
        </w:r>
      </w:del>
      <w:ins w:id="18" w:author="Guangyu Zhu" w:date="2025-12-29T21:38:00Z" w16du:dateUtc="2025-12-29T13:38:00Z">
        <w:r w:rsidR="00512558">
          <w:rPr>
            <w:rFonts w:ascii="宋体" w:eastAsia="宋体" w:hAnsi="宋体" w:hint="eastAsia"/>
            <w:sz w:val="30"/>
            <w:szCs w:val="30"/>
          </w:rPr>
          <w:t>㤅</w:t>
        </w:r>
      </w:ins>
      <w:r w:rsidRPr="00254D4B">
        <w:rPr>
          <w:rFonts w:ascii="宋体" w:eastAsia="宋体" w:hAnsi="宋体" w:hint="eastAsia"/>
          <w:sz w:val="30"/>
          <w:szCs w:val="30"/>
        </w:rPr>
        <w:t>（愛）日不</w:t>
      </w:r>
      <w:del w:id="19" w:author="Guangyu Zhu" w:date="2025-12-29T21:38:00Z" w16du:dateUtc="2025-12-29T13:38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欧</w:delText>
        </w:r>
      </w:del>
      <w:ins w:id="20" w:author="Guangyu Zhu" w:date="2025-12-29T21:39:00Z" w16du:dateUtc="2025-12-29T13:39:00Z">
        <w:r w:rsidR="00512558" w:rsidRPr="00512558">
          <w:rPr>
            <w:rFonts w:ascii="SimSun-ExtB" w:eastAsia="SimSun-ExtB" w:hAnsi="SimSun-ExtB" w:cs="SimSun-ExtB" w:hint="eastAsia"/>
            <w:sz w:val="30"/>
            <w:szCs w:val="30"/>
          </w:rPr>
          <w:t>𧿞</w:t>
        </w:r>
      </w:ins>
      <w:r w:rsidRPr="00254D4B">
        <w:rPr>
          <w:rFonts w:ascii="宋体" w:eastAsia="宋体" w:hAnsi="宋体" w:hint="eastAsia"/>
          <w:sz w:val="30"/>
          <w:szCs w:val="30"/>
        </w:rPr>
        <w:t>（足）。”</w:t>
      </w:r>
    </w:p>
    <w:p w14:paraId="40947C4F" w14:textId="77777777" w:rsidR="00EE4A57" w:rsidRPr="00512558" w:rsidRDefault="00EE4A57" w:rsidP="00EE4A57">
      <w:pPr>
        <w:rPr>
          <w:rFonts w:ascii="宋体" w:eastAsia="宋体" w:hAnsi="宋体" w:hint="eastAsia"/>
          <w:b/>
          <w:bCs/>
          <w:sz w:val="30"/>
          <w:szCs w:val="30"/>
          <w:rPrChange w:id="21" w:author="Guangyu Zhu" w:date="2025-12-29T21:39:00Z" w16du:dateUtc="2025-12-29T13:3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12558">
        <w:rPr>
          <w:rFonts w:ascii="宋体" w:eastAsia="宋体" w:hAnsi="宋体" w:hint="eastAsia"/>
          <w:b/>
          <w:bCs/>
          <w:sz w:val="30"/>
          <w:szCs w:val="30"/>
          <w:rPrChange w:id="22" w:author="Guangyu Zhu" w:date="2025-12-29T21:39:00Z" w16du:dateUtc="2025-12-29T13:39:00Z">
            <w:rPr>
              <w:rFonts w:ascii="宋体" w:eastAsia="宋体" w:hAnsi="宋体" w:hint="eastAsia"/>
              <w:sz w:val="30"/>
              <w:szCs w:val="30"/>
            </w:rPr>
          </w:rPrChange>
        </w:rPr>
        <w:t>每與悔</w:t>
      </w:r>
    </w:p>
    <w:p w14:paraId="1B71C89B" w14:textId="77777777" w:rsidR="00EE4A57" w:rsidRPr="00254D4B" w:rsidRDefault="00EE4A57" w:rsidP="00EE4A57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《繆和》：“渙，賁其階，每（悔）亡。此辭吾甚疑焉，請問此之所胃（謂）。”</w:t>
      </w:r>
    </w:p>
    <w:p w14:paraId="4D38AE2E" w14:textId="77777777" w:rsidR="00512558" w:rsidRDefault="00EE4A57" w:rsidP="00EE4A57">
      <w:pPr>
        <w:rPr>
          <w:ins w:id="23" w:author="Guangyu Zhu" w:date="2025-12-29T21:39:00Z" w16du:dateUtc="2025-12-29T13:39:00Z"/>
          <w:rFonts w:ascii="宋体" w:eastAsia="宋体" w:hAnsi="宋体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《繆和》：“將何无每（悔）之又（有）？”</w:t>
      </w:r>
    </w:p>
    <w:p w14:paraId="772996FB" w14:textId="52B38D18" w:rsidR="00EE4A57" w:rsidRPr="00254D4B" w:rsidRDefault="00EE4A57" w:rsidP="00EE4A57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《繆和》：“故易曰：‘渙，賁其階，每（悔）亡。’”</w:t>
      </w:r>
    </w:p>
    <w:p w14:paraId="11920FA0" w14:textId="77777777" w:rsidR="00EE4A57" w:rsidRPr="00512558" w:rsidRDefault="00EE4A57" w:rsidP="00EE4A57">
      <w:pPr>
        <w:rPr>
          <w:rFonts w:ascii="宋体" w:eastAsia="宋体" w:hAnsi="宋体" w:hint="eastAsia"/>
          <w:b/>
          <w:bCs/>
          <w:sz w:val="30"/>
          <w:szCs w:val="30"/>
          <w:rPrChange w:id="24" w:author="Guangyu Zhu" w:date="2025-12-29T21:40:00Z" w16du:dateUtc="2025-12-29T13:40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12558">
        <w:rPr>
          <w:rFonts w:ascii="宋体" w:eastAsia="宋体" w:hAnsi="宋体" w:hint="eastAsia"/>
          <w:b/>
          <w:bCs/>
          <w:sz w:val="30"/>
          <w:szCs w:val="30"/>
          <w:rPrChange w:id="25" w:author="Guangyu Zhu" w:date="2025-12-29T21:40:00Z" w16du:dateUtc="2025-12-29T13:40:00Z">
            <w:rPr>
              <w:rFonts w:ascii="宋体" w:eastAsia="宋体" w:hAnsi="宋体" w:hint="eastAsia"/>
              <w:sz w:val="30"/>
              <w:szCs w:val="30"/>
            </w:rPr>
          </w:rPrChange>
        </w:rPr>
        <w:t>每與敏</w:t>
      </w:r>
    </w:p>
    <w:p w14:paraId="2B6E2B18" w14:textId="4828CB8F" w:rsidR="00EE4A57" w:rsidRPr="00254D4B" w:rsidRDefault="00EE4A57" w:rsidP="00EE4A57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《子羔》：“</w:t>
      </w:r>
      <w:ins w:id="26" w:author="Guangyu Zhu" w:date="2025-12-29T21:40:00Z" w16du:dateUtc="2025-12-29T13:40:00Z">
        <w:r w:rsidR="00512558" w:rsidRPr="00512558">
          <w:rPr>
            <w:rFonts w:ascii="宋体" w:eastAsia="宋体" w:hAnsi="宋体" w:hint="eastAsia"/>
            <w:sz w:val="30"/>
            <w:szCs w:val="30"/>
          </w:rPr>
          <w:t>⿸虍</w:t>
        </w:r>
        <w:r w:rsidR="00512558" w:rsidRPr="00512558">
          <w:rPr>
            <w:rFonts w:ascii="SimSun-ExtB" w:eastAsia="SimSun-ExtB" w:hAnsi="SimSun-ExtB" w:cs="SimSun-ExtB" w:hint="eastAsia"/>
            <w:sz w:val="30"/>
            <w:szCs w:val="30"/>
          </w:rPr>
          <w:t>𡈼</w:t>
        </w:r>
      </w:ins>
      <w:del w:id="27" w:author="Guangyu Zhu" w:date="2025-12-29T21:40:00Z" w16du:dateUtc="2025-12-29T13:40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虔</w:delText>
        </w:r>
      </w:del>
      <w:r w:rsidRPr="00254D4B">
        <w:rPr>
          <w:rFonts w:ascii="宋体" w:eastAsia="宋体" w:hAnsi="宋体" w:hint="eastAsia"/>
          <w:sz w:val="30"/>
          <w:szCs w:val="30"/>
        </w:rPr>
        <w:t>（吾）昏（聞）夫舜其幼也，每（敏）以好寺（詩），其言</w:t>
      </w:r>
      <w:ins w:id="28" w:author="Guangyu Zhu" w:date="2025-12-29T21:41:00Z" w16du:dateUtc="2025-12-29T13:41:00Z">
        <w:r w:rsidR="00512558" w:rsidRPr="00512558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29" w:author="Guangyu Zhu" w:date="2025-12-29T21:41:00Z" w16du:dateUtc="2025-12-29T13:41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√</w:delText>
        </w:r>
      </w:del>
      <w:r w:rsidRPr="00254D4B">
        <w:rPr>
          <w:rFonts w:ascii="宋体" w:eastAsia="宋体" w:hAnsi="宋体" w:hint="eastAsia"/>
          <w:sz w:val="30"/>
          <w:szCs w:val="30"/>
        </w:rPr>
        <w:t>。”按，“每（敏）”字從安徽大學古文字研究</w:t>
      </w:r>
      <w:r w:rsidRPr="00254D4B">
        <w:rPr>
          <w:rFonts w:ascii="宋体" w:eastAsia="宋体" w:hAnsi="宋体" w:hint="eastAsia"/>
          <w:sz w:val="30"/>
          <w:szCs w:val="30"/>
        </w:rPr>
        <w:lastRenderedPageBreak/>
        <w:t>室《上海楚竹書（二）研讀記》（簡帛研究網，2003年1月13日）引何琳儀説讀。</w:t>
      </w:r>
    </w:p>
    <w:p w14:paraId="3C77F383" w14:textId="77777777" w:rsidR="00EE4A57" w:rsidRPr="00512558" w:rsidRDefault="00EE4A57" w:rsidP="00EE4A57">
      <w:pPr>
        <w:rPr>
          <w:rFonts w:ascii="宋体" w:eastAsia="宋体" w:hAnsi="宋体" w:hint="eastAsia"/>
          <w:b/>
          <w:bCs/>
          <w:sz w:val="30"/>
          <w:szCs w:val="30"/>
          <w:rPrChange w:id="30" w:author="Guangyu Zhu" w:date="2025-12-29T21:41:00Z" w16du:dateUtc="2025-12-29T13:4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12558">
        <w:rPr>
          <w:rFonts w:ascii="宋体" w:eastAsia="宋体" w:hAnsi="宋体" w:hint="eastAsia"/>
          <w:b/>
          <w:bCs/>
          <w:sz w:val="30"/>
          <w:szCs w:val="30"/>
          <w:rPrChange w:id="31" w:author="Guangyu Zhu" w:date="2025-12-29T21:41:00Z" w16du:dateUtc="2025-12-29T13:41:00Z">
            <w:rPr>
              <w:rFonts w:ascii="宋体" w:eastAsia="宋体" w:hAnsi="宋体" w:hint="eastAsia"/>
              <w:sz w:val="30"/>
              <w:szCs w:val="30"/>
            </w:rPr>
          </w:rPrChange>
        </w:rPr>
        <w:t>每與梅</w:t>
      </w:r>
    </w:p>
    <w:p w14:paraId="7493FF7D" w14:textId="77777777" w:rsidR="00512558" w:rsidRDefault="00EE4A57" w:rsidP="00EE4A57">
      <w:pPr>
        <w:rPr>
          <w:ins w:id="32" w:author="Guangyu Zhu" w:date="2025-12-29T21:41:00Z" w16du:dateUtc="2025-12-29T13:41:00Z"/>
          <w:rFonts w:ascii="宋体" w:eastAsia="宋体" w:hAnsi="宋体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《萬物》：“□□與每（梅）實也。”</w:t>
      </w:r>
    </w:p>
    <w:p w14:paraId="60C5C07B" w14:textId="3E378FCA" w:rsidR="00EE4A57" w:rsidRPr="00254D4B" w:rsidRDefault="00EE4A57" w:rsidP="00EE4A57">
      <w:pPr>
        <w:rPr>
          <w:rFonts w:ascii="宋体" w:eastAsia="宋体" w:hAnsi="宋体" w:hint="eastAsia"/>
          <w:sz w:val="30"/>
          <w:szCs w:val="30"/>
        </w:rPr>
      </w:pPr>
      <w:r w:rsidRPr="00512558">
        <w:rPr>
          <w:rFonts w:ascii="宋体" w:eastAsia="宋体" w:hAnsi="宋体" w:hint="eastAsia"/>
          <w:b/>
          <w:bCs/>
          <w:sz w:val="30"/>
          <w:szCs w:val="30"/>
          <w:rPrChange w:id="33" w:author="Guangyu Zhu" w:date="2025-12-29T21:41:00Z" w16du:dateUtc="2025-12-29T13:41:00Z">
            <w:rPr>
              <w:rFonts w:ascii="宋体" w:eastAsia="宋体" w:hAnsi="宋体" w:hint="eastAsia"/>
              <w:sz w:val="30"/>
              <w:szCs w:val="30"/>
            </w:rPr>
          </w:rPrChange>
        </w:rPr>
        <w:t>每與晦</w:t>
      </w:r>
    </w:p>
    <w:p w14:paraId="60B6C2A8" w14:textId="77777777" w:rsidR="00512558" w:rsidRDefault="00EE4A57" w:rsidP="00EE4A57">
      <w:pPr>
        <w:rPr>
          <w:ins w:id="34" w:author="Guangyu Zhu" w:date="2025-12-29T21:41:00Z" w16du:dateUtc="2025-12-29T13:41:00Z"/>
          <w:rFonts w:ascii="宋体" w:eastAsia="宋体" w:hAnsi="宋体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《天乙·時二》：“每（晦）食、大晨八。”</w:t>
      </w:r>
    </w:p>
    <w:p w14:paraId="1D760AFF" w14:textId="3E8A74FC" w:rsidR="00EE4A57" w:rsidRPr="00512558" w:rsidRDefault="00EE4A57" w:rsidP="00EE4A57">
      <w:pPr>
        <w:rPr>
          <w:rFonts w:ascii="宋体" w:eastAsia="宋体" w:hAnsi="宋体" w:hint="eastAsia"/>
          <w:b/>
          <w:bCs/>
          <w:sz w:val="30"/>
          <w:szCs w:val="30"/>
          <w:rPrChange w:id="35" w:author="Guangyu Zhu" w:date="2025-12-29T21:41:00Z" w16du:dateUtc="2025-12-29T13:4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12558">
        <w:rPr>
          <w:rFonts w:ascii="宋体" w:eastAsia="宋体" w:hAnsi="宋体" w:hint="eastAsia"/>
          <w:b/>
          <w:bCs/>
          <w:sz w:val="30"/>
          <w:szCs w:val="30"/>
          <w:rPrChange w:id="36" w:author="Guangyu Zhu" w:date="2025-12-29T21:41:00Z" w16du:dateUtc="2025-12-29T13:41:00Z">
            <w:rPr>
              <w:rFonts w:ascii="宋体" w:eastAsia="宋体" w:hAnsi="宋体" w:hint="eastAsia"/>
              <w:sz w:val="30"/>
              <w:szCs w:val="30"/>
            </w:rPr>
          </w:rPrChange>
        </w:rPr>
        <w:t>每與霉</w:t>
      </w:r>
    </w:p>
    <w:p w14:paraId="5FA8A8CE" w14:textId="5490AA15" w:rsidR="00015876" w:rsidRPr="00254D4B" w:rsidRDefault="00EE4A57" w:rsidP="00EE4A57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《萬物》：“□已每（霉）也。”</w:t>
      </w:r>
    </w:p>
    <w:p w14:paraId="3CE1324C" w14:textId="77777777" w:rsidR="00512558" w:rsidRDefault="00254D4B" w:rsidP="00254D4B">
      <w:pPr>
        <w:rPr>
          <w:ins w:id="37" w:author="Guangyu Zhu" w:date="2025-12-29T21:42:00Z" w16du:dateUtc="2025-12-29T13:42:00Z"/>
          <w:rFonts w:ascii="宋体" w:eastAsia="宋体" w:hAnsi="宋体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《萬物》：“□已每（霉）也。”</w:t>
      </w:r>
    </w:p>
    <w:p w14:paraId="073CFE93" w14:textId="77D18B7D" w:rsidR="00254D4B" w:rsidRPr="00512558" w:rsidRDefault="00254D4B" w:rsidP="00254D4B">
      <w:pPr>
        <w:rPr>
          <w:rFonts w:ascii="宋体" w:eastAsia="宋体" w:hAnsi="宋体" w:hint="eastAsia"/>
          <w:b/>
          <w:bCs/>
          <w:sz w:val="30"/>
          <w:szCs w:val="30"/>
          <w:rPrChange w:id="38" w:author="Guangyu Zhu" w:date="2025-12-29T21:42:00Z" w16du:dateUtc="2025-12-29T13:42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12558">
        <w:rPr>
          <w:rFonts w:ascii="宋体" w:eastAsia="宋体" w:hAnsi="宋体" w:hint="eastAsia"/>
          <w:b/>
          <w:bCs/>
          <w:sz w:val="30"/>
          <w:szCs w:val="30"/>
          <w:rPrChange w:id="39" w:author="Guangyu Zhu" w:date="2025-12-29T21:42:00Z" w16du:dateUtc="2025-12-29T13:42:00Z">
            <w:rPr>
              <w:rFonts w:ascii="宋体" w:eastAsia="宋体" w:hAnsi="宋体" w:hint="eastAsia"/>
              <w:sz w:val="30"/>
              <w:szCs w:val="30"/>
            </w:rPr>
          </w:rPrChange>
        </w:rPr>
        <w:t>每與毋</w:t>
      </w:r>
    </w:p>
    <w:p w14:paraId="49FEF989" w14:textId="529A87C1" w:rsidR="00254D4B" w:rsidRPr="00254D4B" w:rsidRDefault="00254D4B" w:rsidP="00254D4B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《泰射》：“興，順羽，且左</w:t>
      </w:r>
      <w:ins w:id="40" w:author="Guangyu Zhu" w:date="2025-12-29T21:43:00Z" w16du:dateUtc="2025-12-29T13:43:00Z">
        <w:r w:rsidR="00512558" w:rsidRPr="00512558">
          <w:rPr>
            <w:rFonts w:ascii="SimSun-ExtB" w:eastAsia="SimSun-ExtB" w:hAnsi="SimSun-ExtB" w:cs="SimSun-ExtB" w:hint="eastAsia"/>
            <w:sz w:val="30"/>
            <w:szCs w:val="30"/>
          </w:rPr>
          <w:t>𤫐</w:t>
        </w:r>
      </w:ins>
      <w:r w:rsidRPr="00254D4B">
        <w:rPr>
          <w:rFonts w:ascii="宋体" w:eastAsia="宋体" w:hAnsi="宋体" w:hint="eastAsia"/>
          <w:sz w:val="30"/>
          <w:szCs w:val="30"/>
        </w:rPr>
        <w:t>（還），每（毋）周，反面揖。”</w:t>
      </w:r>
    </w:p>
    <w:p w14:paraId="55B7D615" w14:textId="77777777" w:rsidR="00254D4B" w:rsidRPr="00254D4B" w:rsidRDefault="00254D4B" w:rsidP="00254D4B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《泰射》：“坐兼取乘矢，興，順羽，且左瓌（還），每（毋）周，反面揖。”</w:t>
      </w:r>
    </w:p>
    <w:p w14:paraId="089CD141" w14:textId="42B0AC68" w:rsidR="00254D4B" w:rsidRPr="00512558" w:rsidRDefault="00512558" w:rsidP="00254D4B">
      <w:pPr>
        <w:rPr>
          <w:rFonts w:ascii="宋体" w:eastAsia="宋体" w:hAnsi="宋体" w:hint="eastAsia"/>
          <w:b/>
          <w:bCs/>
          <w:sz w:val="30"/>
          <w:szCs w:val="30"/>
          <w:rPrChange w:id="41" w:author="Guangyu Zhu" w:date="2025-12-29T21:43:00Z" w16du:dateUtc="2025-12-29T13:4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42" w:author="Guangyu Zhu" w:date="2025-12-29T21:44:00Z" w16du:dateUtc="2025-12-29T13:44:00Z">
        <w:r w:rsidRPr="00512558">
          <w:rPr>
            <w:rFonts w:ascii="SimSun-ExtB" w:eastAsia="SimSun-ExtB" w:hAnsi="SimSun-ExtB" w:cs="SimSun-ExtB" w:hint="eastAsia"/>
            <w:b/>
            <w:bCs/>
            <w:sz w:val="30"/>
            <w:szCs w:val="30"/>
          </w:rPr>
          <w:t>𠧩</w:t>
        </w:r>
      </w:ins>
      <w:del w:id="43" w:author="Guangyu Zhu" w:date="2025-12-29T21:44:00Z" w16du:dateUtc="2025-12-29T13:44:00Z">
        <w:r w:rsidR="00254D4B" w:rsidRPr="00512558" w:rsidDel="00512558">
          <w:rPr>
            <w:rFonts w:ascii="宋体" w:eastAsia="宋体" w:hAnsi="宋体" w:hint="eastAsia"/>
            <w:b/>
            <w:bCs/>
            <w:sz w:val="30"/>
            <w:szCs w:val="30"/>
            <w:rPrChange w:id="44" w:author="Guangyu Zhu" w:date="2025-12-29T21:43:00Z" w16du:dateUtc="2025-12-29T13:4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敏</w:delText>
        </w:r>
      </w:del>
      <w:r w:rsidR="00254D4B" w:rsidRPr="00512558">
        <w:rPr>
          <w:rFonts w:ascii="宋体" w:eastAsia="宋体" w:hAnsi="宋体" w:hint="eastAsia"/>
          <w:b/>
          <w:bCs/>
          <w:sz w:val="30"/>
          <w:szCs w:val="30"/>
          <w:rPrChange w:id="45" w:author="Guangyu Zhu" w:date="2025-12-29T21:43:00Z" w16du:dateUtc="2025-12-29T13:43:00Z">
            <w:rPr>
              <w:rFonts w:ascii="宋体" w:eastAsia="宋体" w:hAnsi="宋体" w:hint="eastAsia"/>
              <w:sz w:val="30"/>
              <w:szCs w:val="30"/>
            </w:rPr>
          </w:rPrChange>
        </w:rPr>
        <w:t>與悔</w:t>
      </w:r>
    </w:p>
    <w:p w14:paraId="03145421" w14:textId="34D810C3" w:rsidR="00254D4B" w:rsidRPr="00254D4B" w:rsidRDefault="00254D4B" w:rsidP="00254D4B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《阜易·同人》：“□九，同人于鄗（郊），无</w:t>
      </w:r>
      <w:del w:id="46" w:author="Guangyu Zhu" w:date="2025-12-29T21:43:00Z" w16du:dateUtc="2025-12-29T13:43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敏</w:delText>
        </w:r>
      </w:del>
      <w:ins w:id="47" w:author="Guangyu Zhu" w:date="2025-12-29T21:44:00Z" w16du:dateUtc="2025-12-29T13:44:00Z">
        <w:r w:rsidR="00512558" w:rsidRPr="00512558">
          <w:rPr>
            <w:rFonts w:ascii="SimSun-ExtB" w:eastAsia="SimSun-ExtB" w:hAnsi="SimSun-ExtB" w:cs="SimSun-ExtB" w:hint="eastAsia"/>
            <w:sz w:val="30"/>
            <w:szCs w:val="30"/>
          </w:rPr>
          <w:t>𠧩</w:t>
        </w:r>
      </w:ins>
      <w:r w:rsidRPr="00254D4B">
        <w:rPr>
          <w:rFonts w:ascii="宋体" w:eastAsia="宋体" w:hAnsi="宋体" w:hint="eastAsia"/>
          <w:sz w:val="30"/>
          <w:szCs w:val="30"/>
        </w:rPr>
        <w:t>（悔）。”</w:t>
      </w:r>
    </w:p>
    <w:p w14:paraId="6FE39195" w14:textId="77777777" w:rsidR="00512558" w:rsidRDefault="00254D4B" w:rsidP="00254D4B">
      <w:pPr>
        <w:rPr>
          <w:ins w:id="48" w:author="Guangyu Zhu" w:date="2025-12-29T21:44:00Z" w16du:dateUtc="2025-12-29T13:44:00Z"/>
          <w:rFonts w:ascii="宋体" w:eastAsia="宋体" w:hAnsi="宋体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《阜易·豫》：“歌（盱）豫，</w:t>
      </w:r>
      <w:ins w:id="49" w:author="Guangyu Zhu" w:date="2025-12-29T21:44:00Z" w16du:dateUtc="2025-12-29T13:44:00Z">
        <w:r w:rsidR="00512558" w:rsidRPr="00512558">
          <w:rPr>
            <w:rFonts w:ascii="SimSun-ExtB" w:eastAsia="SimSun-ExtB" w:hAnsi="SimSun-ExtB" w:cs="SimSun-ExtB" w:hint="eastAsia"/>
            <w:sz w:val="30"/>
            <w:szCs w:val="30"/>
          </w:rPr>
          <w:t>𠧩</w:t>
        </w:r>
      </w:ins>
      <w:del w:id="50" w:author="Guangyu Zhu" w:date="2025-12-29T21:44:00Z" w16du:dateUtc="2025-12-29T13:44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敏</w:delText>
        </w:r>
      </w:del>
      <w:r w:rsidRPr="00254D4B">
        <w:rPr>
          <w:rFonts w:ascii="宋体" w:eastAsia="宋体" w:hAnsi="宋体" w:hint="eastAsia"/>
          <w:sz w:val="30"/>
          <w:szCs w:val="30"/>
        </w:rPr>
        <w:t>（悔）。”</w:t>
      </w:r>
    </w:p>
    <w:p w14:paraId="5F0E4DA2" w14:textId="77777777" w:rsidR="00512558" w:rsidRDefault="00254D4B" w:rsidP="00254D4B">
      <w:pPr>
        <w:rPr>
          <w:ins w:id="51" w:author="Guangyu Zhu" w:date="2025-12-29T21:44:00Z" w16du:dateUtc="2025-12-29T13:44:00Z"/>
          <w:rFonts w:ascii="宋体" w:eastAsia="宋体" w:hAnsi="宋体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《阜易·豫》：“夷（遲），有</w:t>
      </w:r>
      <w:ins w:id="52" w:author="Guangyu Zhu" w:date="2025-12-29T21:44:00Z" w16du:dateUtc="2025-12-29T13:44:00Z">
        <w:r w:rsidR="00512558" w:rsidRPr="00512558">
          <w:rPr>
            <w:rFonts w:ascii="SimSun-ExtB" w:eastAsia="SimSun-ExtB" w:hAnsi="SimSun-ExtB" w:cs="SimSun-ExtB" w:hint="eastAsia"/>
            <w:sz w:val="30"/>
            <w:szCs w:val="30"/>
          </w:rPr>
          <w:t>𠧩</w:t>
        </w:r>
      </w:ins>
      <w:del w:id="53" w:author="Guangyu Zhu" w:date="2025-12-29T21:44:00Z" w16du:dateUtc="2025-12-29T13:44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敏</w:delText>
        </w:r>
      </w:del>
      <w:r w:rsidRPr="00254D4B">
        <w:rPr>
          <w:rFonts w:ascii="宋体" w:eastAsia="宋体" w:hAnsi="宋体" w:hint="eastAsia"/>
          <w:sz w:val="30"/>
          <w:szCs w:val="30"/>
        </w:rPr>
        <w:t>（悔）。”</w:t>
      </w:r>
    </w:p>
    <w:p w14:paraId="0E0ADF64" w14:textId="77777777" w:rsidR="00512558" w:rsidRDefault="00254D4B" w:rsidP="00254D4B">
      <w:pPr>
        <w:rPr>
          <w:ins w:id="54" w:author="Guangyu Zhu" w:date="2025-12-29T21:44:00Z" w16du:dateUtc="2025-12-29T13:44:00Z"/>
          <w:rFonts w:ascii="宋体" w:eastAsia="宋体" w:hAnsi="宋体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《阜易·蠱》：“小有</w:t>
      </w:r>
      <w:ins w:id="55" w:author="Guangyu Zhu" w:date="2025-12-29T21:44:00Z" w16du:dateUtc="2025-12-29T13:44:00Z">
        <w:r w:rsidR="00512558" w:rsidRPr="00512558">
          <w:rPr>
            <w:rFonts w:ascii="SimSun-ExtB" w:eastAsia="SimSun-ExtB" w:hAnsi="SimSun-ExtB" w:cs="SimSun-ExtB" w:hint="eastAsia"/>
            <w:sz w:val="30"/>
            <w:szCs w:val="30"/>
          </w:rPr>
          <w:t>𠧩</w:t>
        </w:r>
      </w:ins>
      <w:del w:id="56" w:author="Guangyu Zhu" w:date="2025-12-29T21:44:00Z" w16du:dateUtc="2025-12-29T13:44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敏</w:delText>
        </w:r>
      </w:del>
      <w:r w:rsidRPr="00254D4B">
        <w:rPr>
          <w:rFonts w:ascii="宋体" w:eastAsia="宋体" w:hAnsi="宋体" w:hint="eastAsia"/>
          <w:sz w:val="30"/>
          <w:szCs w:val="30"/>
        </w:rPr>
        <w:t>（悔），无□□。”</w:t>
      </w:r>
    </w:p>
    <w:p w14:paraId="3DEC1B3A" w14:textId="3390F2DD" w:rsidR="00254D4B" w:rsidRPr="00254D4B" w:rsidRDefault="00254D4B" w:rsidP="00254D4B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《阜易·復》：“敦復，无</w:t>
      </w:r>
      <w:ins w:id="57" w:author="Guangyu Zhu" w:date="2025-12-29T21:44:00Z" w16du:dateUtc="2025-12-29T13:44:00Z">
        <w:r w:rsidR="00512558" w:rsidRPr="00512558">
          <w:rPr>
            <w:rFonts w:ascii="SimSun-ExtB" w:eastAsia="SimSun-ExtB" w:hAnsi="SimSun-ExtB" w:cs="SimSun-ExtB" w:hint="eastAsia"/>
            <w:sz w:val="30"/>
            <w:szCs w:val="30"/>
          </w:rPr>
          <w:t>𠧩</w:t>
        </w:r>
      </w:ins>
      <w:del w:id="58" w:author="Guangyu Zhu" w:date="2025-12-29T21:44:00Z" w16du:dateUtc="2025-12-29T13:44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敏</w:delText>
        </w:r>
      </w:del>
      <w:r w:rsidRPr="00254D4B">
        <w:rPr>
          <w:rFonts w:ascii="宋体" w:eastAsia="宋体" w:hAnsi="宋体" w:hint="eastAsia"/>
          <w:sz w:val="30"/>
          <w:szCs w:val="30"/>
        </w:rPr>
        <w:t>（悔）。”</w:t>
      </w:r>
    </w:p>
    <w:p w14:paraId="6814DF53" w14:textId="77777777" w:rsidR="00512558" w:rsidRDefault="00254D4B" w:rsidP="00254D4B">
      <w:pPr>
        <w:rPr>
          <w:ins w:id="59" w:author="Guangyu Zhu" w:date="2025-12-29T21:45:00Z" w16du:dateUtc="2025-12-29T13:45:00Z"/>
          <w:rFonts w:ascii="宋体" w:eastAsia="宋体" w:hAnsi="宋体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《阜易·睽》：“初九，</w:t>
      </w:r>
      <w:ins w:id="60" w:author="Guangyu Zhu" w:date="2025-12-29T21:44:00Z" w16du:dateUtc="2025-12-29T13:44:00Z">
        <w:r w:rsidR="00512558" w:rsidRPr="00512558">
          <w:rPr>
            <w:rFonts w:ascii="SimSun-ExtB" w:eastAsia="SimSun-ExtB" w:hAnsi="SimSun-ExtB" w:cs="SimSun-ExtB" w:hint="eastAsia"/>
            <w:sz w:val="30"/>
            <w:szCs w:val="30"/>
          </w:rPr>
          <w:t>𠧩</w:t>
        </w:r>
      </w:ins>
      <w:del w:id="61" w:author="Guangyu Zhu" w:date="2025-12-29T21:44:00Z" w16du:dateUtc="2025-12-29T13:44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敏</w:delText>
        </w:r>
      </w:del>
      <w:r w:rsidRPr="00254D4B">
        <w:rPr>
          <w:rFonts w:ascii="宋体" w:eastAsia="宋体" w:hAnsi="宋体" w:hint="eastAsia"/>
          <w:sz w:val="30"/>
          <w:szCs w:val="30"/>
        </w:rPr>
        <w:t>（悔）亡。”</w:t>
      </w:r>
    </w:p>
    <w:p w14:paraId="25DD647A" w14:textId="5AC9F448" w:rsidR="00254D4B" w:rsidRPr="00254D4B" w:rsidRDefault="00254D4B" w:rsidP="00254D4B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《阜易·卜辭》：“</w:t>
      </w:r>
      <w:ins w:id="62" w:author="Guangyu Zhu" w:date="2025-12-29T21:45:00Z" w16du:dateUtc="2025-12-29T13:45:00Z">
        <w:r w:rsidR="00512558" w:rsidRPr="00512558">
          <w:rPr>
            <w:rFonts w:ascii="SimSun-ExtB" w:eastAsia="SimSun-ExtB" w:hAnsi="SimSun-ExtB" w:cs="SimSun-ExtB" w:hint="eastAsia"/>
            <w:sz w:val="30"/>
            <w:szCs w:val="30"/>
          </w:rPr>
          <w:t>𠧩</w:t>
        </w:r>
      </w:ins>
      <w:del w:id="63" w:author="Guangyu Zhu" w:date="2025-12-29T21:45:00Z" w16du:dateUtc="2025-12-29T13:45:00Z">
        <w:r w:rsidRPr="00254D4B" w:rsidDel="00512558">
          <w:rPr>
            <w:rFonts w:ascii="宋体" w:eastAsia="宋体" w:hAnsi="宋体" w:hint="eastAsia"/>
            <w:sz w:val="30"/>
            <w:szCs w:val="30"/>
          </w:rPr>
          <w:delText>敏</w:delText>
        </w:r>
      </w:del>
      <w:r w:rsidRPr="00254D4B">
        <w:rPr>
          <w:rFonts w:ascii="宋体" w:eastAsia="宋体" w:hAnsi="宋体" w:hint="eastAsia"/>
          <w:sz w:val="30"/>
          <w:szCs w:val="30"/>
        </w:rPr>
        <w:t>（悔）亡。”</w:t>
      </w:r>
    </w:p>
    <w:p w14:paraId="39647616" w14:textId="77777777" w:rsidR="00254D4B" w:rsidRPr="00512558" w:rsidRDefault="00254D4B" w:rsidP="00254D4B">
      <w:pPr>
        <w:rPr>
          <w:rFonts w:ascii="宋体" w:eastAsia="宋体" w:hAnsi="宋体" w:hint="eastAsia"/>
          <w:b/>
          <w:bCs/>
          <w:sz w:val="30"/>
          <w:szCs w:val="30"/>
          <w:rPrChange w:id="64" w:author="Guangyu Zhu" w:date="2025-12-29T21:45:00Z" w16du:dateUtc="2025-12-29T13:45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512558">
        <w:rPr>
          <w:rFonts w:ascii="宋体" w:eastAsia="宋体" w:hAnsi="宋体" w:hint="eastAsia"/>
          <w:b/>
          <w:bCs/>
          <w:sz w:val="30"/>
          <w:szCs w:val="30"/>
          <w:rPrChange w:id="65" w:author="Guangyu Zhu" w:date="2025-12-29T21:45:00Z" w16du:dateUtc="2025-12-29T13:45:00Z">
            <w:rPr>
              <w:rFonts w:ascii="宋体" w:eastAsia="宋体" w:hAnsi="宋体" w:hint="eastAsia"/>
              <w:sz w:val="30"/>
              <w:szCs w:val="30"/>
            </w:rPr>
          </w:rPrChange>
        </w:rPr>
        <w:t>娒與媢</w:t>
      </w:r>
    </w:p>
    <w:p w14:paraId="5E12F4B2" w14:textId="2B198087" w:rsidR="00254D4B" w:rsidRPr="00254D4B" w:rsidRDefault="00254D4B" w:rsidP="00254D4B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lastRenderedPageBreak/>
        <w:t>《北蒼·之職》：“嬛</w:t>
      </w:r>
      <w:del w:id="66" w:author="Guangyu Zhu" w:date="2025-12-29T21:45:00Z" w16du:dateUtc="2025-12-29T13:45:00Z">
        <w:r w:rsidRPr="00254D4B" w:rsidDel="009C0691">
          <w:rPr>
            <w:rFonts w:ascii="宋体" w:eastAsia="宋体" w:hAnsi="宋体" w:hint="eastAsia"/>
            <w:sz w:val="30"/>
            <w:szCs w:val="30"/>
          </w:rPr>
          <w:delText>晷</w:delText>
        </w:r>
      </w:del>
      <w:ins w:id="67" w:author="Guangyu Zhu" w:date="2025-12-29T21:45:00Z" w16du:dateUtc="2025-12-29T13:45:00Z">
        <w:r w:rsidR="009C0691">
          <w:rPr>
            <w:rFonts w:ascii="宋体" w:eastAsia="宋体" w:hAnsi="宋体" w:hint="eastAsia"/>
            <w:sz w:val="30"/>
            <w:szCs w:val="30"/>
          </w:rPr>
          <w:t>䓘</w:t>
        </w:r>
      </w:ins>
      <w:r w:rsidRPr="00254D4B">
        <w:rPr>
          <w:rFonts w:ascii="宋体" w:eastAsia="宋体" w:hAnsi="宋体" w:hint="eastAsia"/>
          <w:sz w:val="30"/>
          <w:szCs w:val="30"/>
        </w:rPr>
        <w:t>（咎）蜎黑，媿（褢）娒（媢）款（窾）餌。”按，“娒（媢）”字從曰古氏在jileijilei《北大漢簡&lt;蒼頡篇&gt;釋文商榷》（復旦大學出土文獻與古文字研究中心網“學術討論”，2015年11月14日）一文下跟帖讀。</w:t>
      </w:r>
    </w:p>
    <w:p w14:paraId="18422E2D" w14:textId="77777777" w:rsidR="00254D4B" w:rsidRPr="009C0691" w:rsidRDefault="00254D4B" w:rsidP="00254D4B">
      <w:pPr>
        <w:rPr>
          <w:rFonts w:ascii="宋体" w:eastAsia="宋体" w:hAnsi="宋体" w:hint="eastAsia"/>
          <w:b/>
          <w:bCs/>
          <w:sz w:val="30"/>
          <w:szCs w:val="30"/>
          <w:rPrChange w:id="68" w:author="Guangyu Zhu" w:date="2025-12-29T21:46:00Z" w16du:dateUtc="2025-12-29T13:4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9C0691">
        <w:rPr>
          <w:rFonts w:ascii="宋体" w:eastAsia="宋体" w:hAnsi="宋体" w:hint="eastAsia"/>
          <w:b/>
          <w:bCs/>
          <w:sz w:val="30"/>
          <w:szCs w:val="30"/>
          <w:rPrChange w:id="69" w:author="Guangyu Zhu" w:date="2025-12-29T21:46:00Z" w16du:dateUtc="2025-12-29T13:46:00Z">
            <w:rPr>
              <w:rFonts w:ascii="宋体" w:eastAsia="宋体" w:hAnsi="宋体" w:hint="eastAsia"/>
              <w:sz w:val="30"/>
              <w:szCs w:val="30"/>
            </w:rPr>
          </w:rPrChange>
        </w:rPr>
        <w:t>海與晦</w:t>
      </w:r>
    </w:p>
    <w:p w14:paraId="3DF24233" w14:textId="77777777" w:rsidR="00254D4B" w:rsidRPr="00254D4B" w:rsidRDefault="00254D4B" w:rsidP="00254D4B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《帛五行·説》：“嬰（燕），與&lt;興&gt;也，言其相送海（晦）也。”</w:t>
      </w:r>
    </w:p>
    <w:p w14:paraId="7CB84CAB" w14:textId="77777777" w:rsidR="009C0691" w:rsidRDefault="00254D4B" w:rsidP="00254D4B">
      <w:pPr>
        <w:rPr>
          <w:ins w:id="70" w:author="Guangyu Zhu" w:date="2025-12-29T21:46:00Z" w16du:dateUtc="2025-12-29T13:46:00Z"/>
          <w:rFonts w:ascii="宋体" w:eastAsia="宋体" w:hAnsi="宋体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《帛易·明夷》：“尚（上）六，不明海（晦），初登于天，後人&lt;入&gt;于地。”</w:t>
      </w:r>
    </w:p>
    <w:p w14:paraId="11E26DCE" w14:textId="060E4F92" w:rsidR="00254D4B" w:rsidRPr="00254D4B" w:rsidRDefault="00254D4B" w:rsidP="00254D4B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《反淫》：“菌鶴鷦義（</w:t>
      </w:r>
      <w:del w:id="71" w:author="Guangyu Zhu" w:date="2025-12-29T21:47:00Z" w16du:dateUtc="2025-12-29T13:47:00Z">
        <w:r w:rsidRPr="00254D4B" w:rsidDel="009C0691">
          <w:rPr>
            <w:rFonts w:ascii="宋体" w:eastAsia="宋体" w:hAnsi="宋体" w:hint="eastAsia"/>
            <w:sz w:val="30"/>
            <w:szCs w:val="30"/>
          </w:rPr>
          <w:delText>鵝</w:delText>
        </w:r>
      </w:del>
      <w:ins w:id="72" w:author="Guangyu Zhu" w:date="2025-12-29T21:47:00Z" w16du:dateUtc="2025-12-29T13:47:00Z">
        <w:r w:rsidR="009C0691">
          <w:rPr>
            <w:rFonts w:ascii="宋体" w:eastAsia="宋体" w:hAnsi="宋体" w:hint="eastAsia"/>
            <w:sz w:val="30"/>
            <w:szCs w:val="30"/>
          </w:rPr>
          <w:t>䴊</w:t>
        </w:r>
      </w:ins>
      <w:r w:rsidRPr="00254D4B">
        <w:rPr>
          <w:rFonts w:ascii="宋体" w:eastAsia="宋体" w:hAnsi="宋体" w:hint="eastAsia"/>
          <w:sz w:val="30"/>
          <w:szCs w:val="30"/>
        </w:rPr>
        <w:t>），孔鶾（鸞）鳽</w:t>
      </w:r>
      <w:ins w:id="73" w:author="Guangyu Zhu" w:date="2025-12-29T21:48:00Z" w16du:dateUtc="2025-12-29T13:48:00Z">
        <w:r w:rsidR="009C0691" w:rsidRPr="009C0691">
          <w:rPr>
            <w:rFonts w:ascii="宋体" w:eastAsia="宋体" w:hAnsi="宋体" w:hint="eastAsia"/>
            <w:sz w:val="30"/>
            <w:szCs w:val="30"/>
          </w:rPr>
          <w:t>⿲</w:t>
        </w:r>
        <w:r w:rsidR="009C0691" w:rsidRPr="009C0691">
          <w:rPr>
            <w:rFonts w:ascii="SimSun-ExtB" w:eastAsia="SimSun-ExtB" w:hAnsi="SimSun-ExtB" w:cs="SimSun-ExtB" w:hint="eastAsia"/>
            <w:sz w:val="30"/>
            <w:szCs w:val="30"/>
          </w:rPr>
          <w:t>𠦝</w:t>
        </w:r>
        <w:r w:rsidR="009C0691" w:rsidRPr="009C0691">
          <w:rPr>
            <w:rFonts w:ascii="宋体" w:eastAsia="宋体" w:hAnsi="宋体" w:hint="eastAsia"/>
            <w:sz w:val="30"/>
            <w:szCs w:val="30"/>
          </w:rPr>
          <w:t>⿱</w:t>
        </w:r>
        <w:r w:rsidR="009C0691" w:rsidRPr="009C0691">
          <w:rPr>
            <w:rFonts w:ascii="SimSun-ExtB" w:eastAsia="SimSun-ExtB" w:hAnsi="SimSun-ExtB" w:cs="SimSun-ExtB" w:hint="eastAsia"/>
            <w:sz w:val="30"/>
            <w:szCs w:val="30"/>
          </w:rPr>
          <w:t>𠂉</w:t>
        </w:r>
        <w:r w:rsidR="009C0691" w:rsidRPr="009C0691">
          <w:rPr>
            <w:rFonts w:ascii="宋体" w:eastAsia="宋体" w:hAnsi="宋体" w:hint="eastAsia"/>
            <w:sz w:val="30"/>
            <w:szCs w:val="30"/>
          </w:rPr>
          <w:t>木鳥</w:t>
        </w:r>
      </w:ins>
      <w:r w:rsidRPr="00254D4B">
        <w:rPr>
          <w:rFonts w:ascii="宋体" w:eastAsia="宋体" w:hAnsi="宋体" w:hint="eastAsia"/>
          <w:sz w:val="30"/>
          <w:szCs w:val="30"/>
        </w:rPr>
        <w:t>（雗），芬（紛）雲（紜）窈（幽）海（晦），浩洋於上。”</w:t>
      </w:r>
    </w:p>
    <w:p w14:paraId="369B320E" w14:textId="77777777" w:rsidR="00254D4B" w:rsidRPr="009C0691" w:rsidRDefault="00254D4B" w:rsidP="00254D4B">
      <w:pPr>
        <w:rPr>
          <w:rFonts w:ascii="宋体" w:eastAsia="宋体" w:hAnsi="宋体" w:hint="eastAsia"/>
          <w:b/>
          <w:bCs/>
          <w:sz w:val="30"/>
          <w:szCs w:val="30"/>
          <w:rPrChange w:id="74" w:author="Guangyu Zhu" w:date="2025-12-29T21:48:00Z" w16du:dateUtc="2025-12-29T13:48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9C0691">
        <w:rPr>
          <w:rFonts w:ascii="宋体" w:eastAsia="宋体" w:hAnsi="宋体" w:hint="eastAsia"/>
          <w:b/>
          <w:bCs/>
          <w:sz w:val="30"/>
          <w:szCs w:val="30"/>
          <w:rPrChange w:id="75" w:author="Guangyu Zhu" w:date="2025-12-29T21:48:00Z" w16du:dateUtc="2025-12-29T13:48:00Z">
            <w:rPr>
              <w:rFonts w:ascii="宋体" w:eastAsia="宋体" w:hAnsi="宋体" w:hint="eastAsia"/>
              <w:sz w:val="30"/>
              <w:szCs w:val="30"/>
            </w:rPr>
          </w:rPrChange>
        </w:rPr>
        <w:t>海與誨</w:t>
      </w:r>
    </w:p>
    <w:p w14:paraId="7ADC2217" w14:textId="77777777" w:rsidR="00254D4B" w:rsidRPr="00254D4B" w:rsidRDefault="00254D4B" w:rsidP="00254D4B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《周馴》：“堯欲其賢，而弗能教海（誨），乃廢弗立，而吳（虞）舜是置。”</w:t>
      </w:r>
    </w:p>
    <w:p w14:paraId="6A14D8D8" w14:textId="77777777" w:rsidR="00254D4B" w:rsidRPr="009C0691" w:rsidRDefault="00254D4B" w:rsidP="00254D4B">
      <w:pPr>
        <w:rPr>
          <w:rFonts w:ascii="宋体" w:eastAsia="宋体" w:hAnsi="宋体" w:hint="eastAsia"/>
          <w:b/>
          <w:bCs/>
          <w:sz w:val="30"/>
          <w:szCs w:val="30"/>
          <w:rPrChange w:id="76" w:author="Guangyu Zhu" w:date="2025-12-29T21:49:00Z" w16du:dateUtc="2025-12-29T13:4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9C0691">
        <w:rPr>
          <w:rFonts w:ascii="宋体" w:eastAsia="宋体" w:hAnsi="宋体" w:hint="eastAsia"/>
          <w:b/>
          <w:bCs/>
          <w:sz w:val="30"/>
          <w:szCs w:val="30"/>
          <w:rPrChange w:id="77" w:author="Guangyu Zhu" w:date="2025-12-29T21:49:00Z" w16du:dateUtc="2025-12-29T13:49:00Z">
            <w:rPr>
              <w:rFonts w:ascii="宋体" w:eastAsia="宋体" w:hAnsi="宋体" w:hint="eastAsia"/>
              <w:sz w:val="30"/>
              <w:szCs w:val="30"/>
            </w:rPr>
          </w:rPrChange>
        </w:rPr>
        <w:t>悔與敏</w:t>
      </w:r>
    </w:p>
    <w:p w14:paraId="699AF145" w14:textId="3CCFC67D" w:rsidR="00EE4A57" w:rsidRPr="00254D4B" w:rsidRDefault="00254D4B" w:rsidP="00254D4B">
      <w:pPr>
        <w:rPr>
          <w:rFonts w:ascii="宋体" w:eastAsia="宋体" w:hAnsi="宋体" w:hint="eastAsia"/>
          <w:sz w:val="30"/>
          <w:szCs w:val="30"/>
        </w:rPr>
      </w:pPr>
      <w:r w:rsidRPr="00254D4B">
        <w:rPr>
          <w:rFonts w:ascii="宋体" w:eastAsia="宋体" w:hAnsi="宋体" w:hint="eastAsia"/>
          <w:sz w:val="30"/>
          <w:szCs w:val="30"/>
        </w:rPr>
        <w:t>《妄稽》：“孝弟（悌）</w:t>
      </w:r>
      <w:bookmarkStart w:id="78" w:name="_Hlk217937546"/>
      <w:r w:rsidRPr="009C0691">
        <w:rPr>
          <w:rFonts w:ascii="宋体" w:eastAsia="宋体" w:hAnsi="宋体" w:hint="eastAsia"/>
          <w:sz w:val="30"/>
          <w:szCs w:val="30"/>
          <w:highlight w:val="yellow"/>
          <w:rPrChange w:id="79" w:author="Guangyu Zhu" w:date="2025-12-29T21:49:00Z" w16du:dateUtc="2025-12-29T13:49:00Z">
            <w:rPr>
              <w:rFonts w:ascii="宋体" w:eastAsia="宋体" w:hAnsi="宋体" w:hint="eastAsia"/>
              <w:sz w:val="30"/>
              <w:szCs w:val="30"/>
            </w:rPr>
          </w:rPrChange>
        </w:rPr>
        <w:t>兹</w:t>
      </w:r>
      <w:bookmarkEnd w:id="78"/>
      <w:r w:rsidRPr="00254D4B">
        <w:rPr>
          <w:rFonts w:ascii="宋体" w:eastAsia="宋体" w:hAnsi="宋体" w:hint="eastAsia"/>
          <w:sz w:val="30"/>
          <w:szCs w:val="30"/>
        </w:rPr>
        <w:t>（慈）悔（敏），恭敬仁孫（遜）。”按，“悔（敏）”字從黔之</w:t>
      </w:r>
    </w:p>
    <w:sectPr w:rsidR="00EE4A57" w:rsidRPr="00254D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45524" w14:textId="77777777" w:rsidR="001F4138" w:rsidRDefault="001F4138" w:rsidP="009C0691">
      <w:pPr>
        <w:rPr>
          <w:rFonts w:hint="eastAsia"/>
        </w:rPr>
      </w:pPr>
      <w:r>
        <w:separator/>
      </w:r>
    </w:p>
  </w:endnote>
  <w:endnote w:type="continuationSeparator" w:id="0">
    <w:p w14:paraId="375AF00A" w14:textId="77777777" w:rsidR="001F4138" w:rsidRDefault="001F4138" w:rsidP="009C06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3CAB7" w14:textId="77777777" w:rsidR="001F4138" w:rsidRDefault="001F4138" w:rsidP="009C0691">
      <w:pPr>
        <w:rPr>
          <w:rFonts w:hint="eastAsia"/>
        </w:rPr>
      </w:pPr>
      <w:r>
        <w:separator/>
      </w:r>
    </w:p>
  </w:footnote>
  <w:footnote w:type="continuationSeparator" w:id="0">
    <w:p w14:paraId="5210E21C" w14:textId="77777777" w:rsidR="001F4138" w:rsidRDefault="001F4138" w:rsidP="009C0691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66"/>
    <w:rsid w:val="00015876"/>
    <w:rsid w:val="001F4138"/>
    <w:rsid w:val="00254D4B"/>
    <w:rsid w:val="00512558"/>
    <w:rsid w:val="00607166"/>
    <w:rsid w:val="007549E4"/>
    <w:rsid w:val="00851C73"/>
    <w:rsid w:val="009C0691"/>
    <w:rsid w:val="00AC358E"/>
    <w:rsid w:val="00EE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9D27A"/>
  <w15:chartTrackingRefBased/>
  <w15:docId w15:val="{B538F315-8E1F-4D0B-8A50-2C429B6E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71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1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1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1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1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1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1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1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71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7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7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71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71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71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71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71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71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71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1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71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71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71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71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71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7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71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7166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512558"/>
  </w:style>
  <w:style w:type="paragraph" w:styleId="af">
    <w:name w:val="header"/>
    <w:basedOn w:val="a"/>
    <w:link w:val="af0"/>
    <w:uiPriority w:val="99"/>
    <w:unhideWhenUsed/>
    <w:rsid w:val="009C06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C069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C06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C06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5</cp:revision>
  <dcterms:created xsi:type="dcterms:W3CDTF">2025-12-25T13:25:00Z</dcterms:created>
  <dcterms:modified xsi:type="dcterms:W3CDTF">2025-12-29T13:55:00Z</dcterms:modified>
</cp:coreProperties>
</file>