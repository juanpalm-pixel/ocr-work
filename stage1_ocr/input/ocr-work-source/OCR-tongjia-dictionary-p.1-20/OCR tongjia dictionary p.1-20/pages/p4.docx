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4E91" w14:textId="70AACB05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（皦）赤叔（菽）各二七，</w:t>
      </w:r>
      <w:ins w:id="0" w:author="Guangyu Zhu" w:date="2025-12-21T19:57:00Z" w16du:dateUtc="2025-12-21T11:57:00Z">
        <w:r w:rsidR="006A6EAE" w:rsidRPr="006A6EAE">
          <w:rPr>
            <w:rFonts w:ascii="宋体" w:eastAsia="宋体" w:hAnsi="宋体" w:hint="eastAsia"/>
            <w:sz w:val="30"/>
            <w:szCs w:val="30"/>
          </w:rPr>
          <w:t>幷</w:t>
        </w:r>
      </w:ins>
      <w:del w:id="1" w:author="Guangyu Zhu" w:date="2025-12-21T19:57:00Z" w16du:dateUtc="2025-12-21T11:57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井</w:delText>
        </w:r>
      </w:del>
      <w:r w:rsidRPr="006A6EAE">
        <w:rPr>
          <w:rFonts w:ascii="宋体" w:eastAsia="宋体" w:hAnsi="宋体" w:hint="eastAsia"/>
          <w:sz w:val="30"/>
          <w:szCs w:val="30"/>
        </w:rPr>
        <w:t>之。”</w:t>
      </w:r>
    </w:p>
    <w:p w14:paraId="3A0AEBCA" w14:textId="4B517D1B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《脈書》：“在腸中，小者如馬</w:t>
      </w:r>
      <w:ins w:id="2" w:author="Guangyu Zhu" w:date="2025-12-21T19:58:00Z" w16du:dateUtc="2025-12-21T11:58:00Z">
        <w:r w:rsidR="006A6EAE" w:rsidRPr="006A6EAE">
          <w:rPr>
            <w:rFonts w:ascii="SimSun-ExtB" w:eastAsia="SimSun-ExtB" w:hAnsi="SimSun-ExtB" w:cs="SimSun-ExtB" w:hint="eastAsia"/>
            <w:sz w:val="30"/>
            <w:szCs w:val="30"/>
          </w:rPr>
          <w:t>𡱁</w:t>
        </w:r>
      </w:ins>
      <w:del w:id="3" w:author="Guangyu Zhu" w:date="2025-12-21T19:58:00Z" w16du:dateUtc="2025-12-21T11:58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侯</w:delText>
        </w:r>
      </w:del>
      <w:r w:rsidRPr="006A6EAE">
        <w:rPr>
          <w:rFonts w:ascii="宋体" w:eastAsia="宋体" w:hAnsi="宋体" w:hint="eastAsia"/>
          <w:sz w:val="30"/>
          <w:szCs w:val="30"/>
        </w:rPr>
        <w:t>（矢），大者如桮（杯），而堅痛。”</w:t>
      </w:r>
    </w:p>
    <w:p w14:paraId="5004796D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《諸傷》：“取三指最（撮）到節一，醇酒盈一衷（中）桮（杯）。”</w:t>
      </w:r>
    </w:p>
    <w:p w14:paraId="56B32AA8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《諸傷》：“不者，酒半桮（杯）。”</w:t>
      </w:r>
    </w:p>
    <w:p w14:paraId="4CE94C78" w14:textId="77777777" w:rsidR="006A6EAE" w:rsidRDefault="0065271E" w:rsidP="0065271E">
      <w:pPr>
        <w:rPr>
          <w:ins w:id="4" w:author="Guangyu Zhu" w:date="2025-12-21T19:59:00Z" w16du:dateUtc="2025-12-21T11:59:00Z"/>
          <w:rFonts w:ascii="宋体" w:eastAsia="宋体" w:hAnsi="宋体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《婴兒瘈》：“爲湮汲三渾，盛以桮（杯）。”</w:t>
      </w:r>
    </w:p>
    <w:p w14:paraId="327843A0" w14:textId="702FE884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《婴兒瘈》：“因以匕周</w:t>
      </w:r>
      <w:ins w:id="5" w:author="Guangyu Zhu" w:date="2025-12-21T20:00:00Z" w16du:dateUtc="2025-12-21T12:00:00Z">
        <w:r w:rsidR="006A6EAE" w:rsidRPr="006A6EAE">
          <w:rPr>
            <w:rFonts w:ascii="宋体" w:eastAsia="宋体" w:hAnsi="宋体" w:hint="eastAsia"/>
            <w:sz w:val="30"/>
            <w:szCs w:val="30"/>
          </w:rPr>
          <w:t>㨉</w:t>
        </w:r>
      </w:ins>
      <w:del w:id="6" w:author="Guangyu Zhu" w:date="2025-12-21T20:00:00Z" w16du:dateUtc="2025-12-21T12:00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捪</w:delText>
        </w:r>
      </w:del>
      <w:r w:rsidRPr="006A6EAE">
        <w:rPr>
          <w:rFonts w:ascii="宋体" w:eastAsia="宋体" w:hAnsi="宋体" w:hint="eastAsia"/>
          <w:sz w:val="30"/>
          <w:szCs w:val="30"/>
        </w:rPr>
        <w:t>婴兒瘛（瘈）所，而</w:t>
      </w:r>
      <w:del w:id="7" w:author="Guangyu Zhu" w:date="2025-12-21T20:00:00Z" w16du:dateUtc="2025-12-21T12:00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汹</w:delText>
        </w:r>
      </w:del>
      <w:ins w:id="8" w:author="Guangyu Zhu" w:date="2025-12-21T20:00:00Z" w16du:dateUtc="2025-12-21T12:00:00Z">
        <w:r w:rsidR="006A6EAE" w:rsidRPr="006A6EAE">
          <w:rPr>
            <w:rFonts w:ascii="SimSun-ExtB" w:eastAsia="SimSun-ExtB" w:hAnsi="SimSun-ExtB" w:cs="SimSun-ExtB" w:hint="eastAsia"/>
            <w:sz w:val="30"/>
            <w:szCs w:val="30"/>
          </w:rPr>
          <w:t>𣳦</w:t>
        </w:r>
      </w:ins>
      <w:r w:rsidRPr="006A6EAE">
        <w:rPr>
          <w:rFonts w:ascii="宋体" w:eastAsia="宋体" w:hAnsi="宋体" w:hint="eastAsia"/>
          <w:sz w:val="30"/>
          <w:szCs w:val="30"/>
        </w:rPr>
        <w:t>（洗）之桮（杯）水中。”</w:t>
      </w:r>
    </w:p>
    <w:p w14:paraId="4AC72DBC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《毒烏喙》：“屑勺（芍）藥，以□半桮（杯），以三指大捽（撮）飲之。”</w:t>
      </w:r>
    </w:p>
    <w:p w14:paraId="5632729E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《癃病》：“□□三湮汲，取桮（杯）水歕(噴)鼓三。”</w:t>
      </w:r>
    </w:p>
    <w:p w14:paraId="04F3BFFC" w14:textId="77777777" w:rsidR="006A6EAE" w:rsidRDefault="0065271E" w:rsidP="0065271E">
      <w:pPr>
        <w:rPr>
          <w:ins w:id="9" w:author="Guangyu Zhu" w:date="2025-12-21T20:01:00Z" w16du:dateUtc="2025-12-21T12:01:00Z"/>
          <w:rFonts w:ascii="宋体" w:eastAsia="宋体" w:hAnsi="宋体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《癃病》：“上有□□□□□□□□□□鋭某□□□□□飲之而復（覆）其桮（杯）。”</w:t>
      </w:r>
    </w:p>
    <w:p w14:paraId="6863F1C3" w14:textId="1141F989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</w:t>
      </w:r>
      <w:ins w:id="10" w:author="Guangyu Zhu" w:date="2025-12-21T20:01:00Z" w16du:dateUtc="2025-12-21T12:01:00Z">
        <w:r w:rsidR="006A6EAE">
          <w:rPr>
            <w:rFonts w:ascii="宋体" w:eastAsia="宋体" w:hAnsi="宋体" w:hint="eastAsia"/>
            <w:sz w:val="30"/>
            <w:szCs w:val="30"/>
          </w:rPr>
          <w:t>㿗</w:t>
        </w:r>
      </w:ins>
      <w:r w:rsidRPr="006A6EAE">
        <w:rPr>
          <w:rFonts w:ascii="宋体" w:eastAsia="宋体" w:hAnsi="宋体" w:hint="eastAsia"/>
          <w:sz w:val="30"/>
          <w:szCs w:val="30"/>
        </w:rPr>
        <w:t>》：“夕毋食，旦取丰（蜂）卵一，漬美醯一桮（杯），以飲之。”</w:t>
      </w:r>
    </w:p>
    <w:p w14:paraId="5D3EA1ED" w14:textId="7ACFF0E2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《疽病》：“</w:t>
      </w:r>
      <w:ins w:id="11" w:author="Guangyu Zhu" w:date="2025-12-21T20:02:00Z" w16du:dateUtc="2025-12-21T12:02:00Z">
        <w:r w:rsidR="006A6EAE" w:rsidRPr="006A6EAE">
          <w:rPr>
            <w:rFonts w:ascii="宋体" w:eastAsia="宋体" w:hAnsi="宋体" w:hint="eastAsia"/>
            <w:sz w:val="30"/>
            <w:szCs w:val="30"/>
          </w:rPr>
          <w:t>幷</w:t>
        </w:r>
      </w:ins>
      <w:del w:id="12" w:author="Guangyu Zhu" w:date="2025-12-21T20:02:00Z" w16du:dateUtc="2025-12-21T12:02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并</w:delText>
        </w:r>
      </w:del>
      <w:r w:rsidRPr="006A6EAE">
        <w:rPr>
          <w:rFonts w:ascii="宋体" w:eastAsia="宋体" w:hAnsi="宋体" w:hint="eastAsia"/>
          <w:sz w:val="30"/>
          <w:szCs w:val="30"/>
        </w:rPr>
        <w:t>以三指大最（撮）一入桮（杯）酒中，日五六飲之。”</w:t>
      </w:r>
    </w:p>
    <w:p w14:paraId="46D6E401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《疽病》：“其一骨□□□三□□以酒一桮（杯）□□□□筋者倐倏翟（躍）翟（躍）□□之其□□□□□。”</w:t>
      </w:r>
    </w:p>
    <w:p w14:paraId="7A543E42" w14:textId="77777777" w:rsidR="006A6EAE" w:rsidRDefault="0065271E" w:rsidP="0065271E">
      <w:pPr>
        <w:rPr>
          <w:ins w:id="13" w:author="Guangyu Zhu" w:date="2025-12-21T20:02:00Z" w16du:dateUtc="2025-12-21T12:02:00Z"/>
          <w:rFonts w:ascii="宋体" w:eastAsia="宋体" w:hAnsi="宋体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《蠱》：“令病者每旦以三指三最（撮）藥入一桮（杯）酒若鬻（粥）中而飲之。”</w:t>
      </w:r>
    </w:p>
    <w:p w14:paraId="3CF5CB36" w14:textId="46CC9131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《殘片一》：“</w:t>
      </w:r>
      <w:del w:id="14" w:author="Guangyu Zhu" w:date="2025-12-21T20:03:00Z" w16du:dateUtc="2025-12-21T12:03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口</w:delText>
        </w:r>
      </w:del>
      <w:ins w:id="15" w:author="Guangyu Zhu" w:date="2025-12-21T20:03:00Z" w16du:dateUtc="2025-12-21T12:03:00Z">
        <w:r w:rsidR="006A6EAE" w:rsidRPr="006A6EAE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r w:rsidRPr="006A6EAE">
        <w:rPr>
          <w:rFonts w:ascii="宋体" w:eastAsia="宋体" w:hAnsi="宋体" w:hint="eastAsia"/>
          <w:sz w:val="30"/>
          <w:szCs w:val="30"/>
        </w:rPr>
        <w:t>最者一桮（杯）酒中，飲病者</w:t>
      </w:r>
      <w:ins w:id="16" w:author="Guangyu Zhu" w:date="2025-12-21T20:03:00Z" w16du:dateUtc="2025-12-21T12:03:00Z">
        <w:r w:rsidR="006A6EAE" w:rsidRPr="006A6EAE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7" w:author="Guangyu Zhu" w:date="2025-12-21T20:03:00Z" w16du:dateUtc="2025-12-21T12:03:00Z">
        <w:r w:rsidRPr="006A6EAE" w:rsidDel="006A6EAE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6A6EAE">
        <w:rPr>
          <w:rFonts w:ascii="宋体" w:eastAsia="宋体" w:hAnsi="宋体" w:hint="eastAsia"/>
          <w:sz w:val="30"/>
          <w:szCs w:val="30"/>
        </w:rPr>
        <w:t>。”</w:t>
      </w:r>
    </w:p>
    <w:p w14:paraId="3C81B015" w14:textId="4D1CCC1D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lastRenderedPageBreak/>
        <w:t>《養生方》：“取</w:t>
      </w:r>
      <w:del w:id="18" w:author="Guangyu Zhu" w:date="2025-12-21T20:05:00Z" w16du:dateUtc="2025-12-21T12:05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黄</w:delText>
        </w:r>
      </w:del>
      <w:ins w:id="19" w:author="Guangyu Zhu" w:date="2025-12-21T20:05:00Z" w16du:dateUtc="2025-12-21T12:05:00Z">
        <w:r w:rsidR="007B1640">
          <w:rPr>
            <w:rFonts w:ascii="宋体" w:eastAsia="宋体" w:hAnsi="宋体" w:hint="eastAsia"/>
            <w:sz w:val="30"/>
            <w:szCs w:val="30"/>
          </w:rPr>
          <w:t>黃</w:t>
        </w:r>
      </w:ins>
      <w:r w:rsidRPr="006A6EAE">
        <w:rPr>
          <w:rFonts w:ascii="宋体" w:eastAsia="宋体" w:hAnsi="宋体" w:hint="eastAsia"/>
          <w:sz w:val="30"/>
          <w:szCs w:val="30"/>
        </w:rPr>
        <w:t>蜂駘（子）廿，置一桮（杯）醴中，□□日中飲之，一十。”</w:t>
      </w:r>
    </w:p>
    <w:p w14:paraId="564CEAD2" w14:textId="3AAC67A2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《養生方》：“取</w:t>
      </w:r>
      <w:ins w:id="20" w:author="Guangyu Zhu" w:date="2025-12-21T20:05:00Z" w16du:dateUtc="2025-12-21T12:05:00Z">
        <w:r w:rsidR="007B1640">
          <w:rPr>
            <w:rFonts w:ascii="宋体" w:eastAsia="宋体" w:hAnsi="宋体" w:hint="eastAsia"/>
            <w:sz w:val="30"/>
            <w:szCs w:val="30"/>
          </w:rPr>
          <w:t>黃</w:t>
        </w:r>
      </w:ins>
      <w:del w:id="21" w:author="Guangyu Zhu" w:date="2025-12-21T20:05:00Z" w16du:dateUtc="2025-12-21T12:05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黄</w:delText>
        </w:r>
      </w:del>
      <w:r w:rsidRPr="006A6EAE">
        <w:rPr>
          <w:rFonts w:ascii="宋体" w:eastAsia="宋体" w:hAnsi="宋体" w:hint="eastAsia"/>
          <w:sz w:val="30"/>
          <w:szCs w:val="30"/>
        </w:rPr>
        <w:t>蜂百，以美醬一桮（杯）</w:t>
      </w:r>
      <w:del w:id="22" w:author="Guangyu Zhu" w:date="2025-12-21T20:05:00Z" w16du:dateUtc="2025-12-21T12:05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清</w:delText>
        </w:r>
      </w:del>
      <w:ins w:id="23" w:author="Guangyu Zhu" w:date="2025-12-21T20:05:00Z" w16du:dateUtc="2025-12-21T12:05:00Z">
        <w:r w:rsidR="007B1640">
          <w:rPr>
            <w:rFonts w:ascii="宋体" w:eastAsia="宋体" w:hAnsi="宋体" w:hint="eastAsia"/>
            <w:sz w:val="30"/>
            <w:szCs w:val="30"/>
          </w:rPr>
          <w:t>漬</w:t>
        </w:r>
      </w:ins>
      <w:r w:rsidRPr="006A6EAE">
        <w:rPr>
          <w:rFonts w:ascii="宋体" w:eastAsia="宋体" w:hAnsi="宋体" w:hint="eastAsia"/>
          <w:sz w:val="30"/>
          <w:szCs w:val="30"/>
        </w:rPr>
        <w:t>，一日一夜而出。”</w:t>
      </w:r>
    </w:p>
    <w:p w14:paraId="5FD96848" w14:textId="5763CE59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</w:t>
      </w:r>
      <w:del w:id="24" w:author="Guangyu Zhu" w:date="2025-12-21T20:05:00Z" w16du:dateUtc="2025-12-21T12:05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养</w:delText>
        </w:r>
      </w:del>
      <w:ins w:id="25" w:author="Guangyu Zhu" w:date="2025-12-21T20:05:00Z" w16du:dateUtc="2025-12-21T12:05:00Z">
        <w:r w:rsidR="007B1640">
          <w:rPr>
            <w:rFonts w:ascii="宋体" w:eastAsia="宋体" w:hAnsi="宋体" w:hint="eastAsia"/>
            <w:sz w:val="30"/>
            <w:szCs w:val="30"/>
          </w:rPr>
          <w:t>養</w:t>
        </w:r>
      </w:ins>
      <w:r w:rsidRPr="006A6EAE">
        <w:rPr>
          <w:rFonts w:ascii="宋体" w:eastAsia="宋体" w:hAnsi="宋体" w:hint="eastAsia"/>
          <w:sz w:val="30"/>
          <w:szCs w:val="30"/>
        </w:rPr>
        <w:t>生方》：“欲廿用七最（撮），欲十用三最（撮），酒一桮（杯）。”</w:t>
      </w:r>
    </w:p>
    <w:p w14:paraId="328284DF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《養生方》：“令盡其乾，即冶，參（三）指最（撮），以□半桮（杯）飲之。”</w:t>
      </w:r>
    </w:p>
    <w:p w14:paraId="5B1166D5" w14:textId="356E9D8E" w:rsidR="0065271E" w:rsidRPr="006A6EAE" w:rsidRDefault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</w:t>
      </w:r>
      <w:del w:id="26" w:author="Guangyu Zhu" w:date="2025-12-21T20:06:00Z" w16du:dateUtc="2025-12-21T12:06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养</w:delText>
        </w:r>
      </w:del>
      <w:ins w:id="27" w:author="Guangyu Zhu" w:date="2025-12-21T20:06:00Z" w16du:dateUtc="2025-12-21T12:06:00Z">
        <w:r w:rsidR="007B1640">
          <w:rPr>
            <w:rFonts w:ascii="宋体" w:eastAsia="宋体" w:hAnsi="宋体" w:hint="eastAsia"/>
            <w:sz w:val="30"/>
            <w:szCs w:val="30"/>
          </w:rPr>
          <w:t>養</w:t>
        </w:r>
      </w:ins>
      <w:r w:rsidRPr="006A6EAE">
        <w:rPr>
          <w:rFonts w:ascii="宋体" w:eastAsia="宋体" w:hAnsi="宋体" w:hint="eastAsia"/>
          <w:sz w:val="30"/>
          <w:szCs w:val="30"/>
        </w:rPr>
        <w:t>生方》：“節（即）行，</w:t>
      </w:r>
      <w:del w:id="28" w:author="Guangyu Zhu" w:date="2025-12-21T20:06:00Z" w16du:dateUtc="2025-12-21T12:06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清</w:delText>
        </w:r>
      </w:del>
      <w:ins w:id="29" w:author="Guangyu Zhu" w:date="2025-12-21T20:06:00Z" w16du:dateUtc="2025-12-21T12:06:00Z">
        <w:r w:rsidR="007B1640">
          <w:rPr>
            <w:rFonts w:ascii="宋体" w:eastAsia="宋体" w:hAnsi="宋体" w:hint="eastAsia"/>
            <w:sz w:val="30"/>
            <w:szCs w:val="30"/>
          </w:rPr>
          <w:t>漬</w:t>
        </w:r>
      </w:ins>
      <w:r w:rsidRPr="006A6EAE">
        <w:rPr>
          <w:rFonts w:ascii="宋体" w:eastAsia="宋体" w:hAnsi="宋体" w:hint="eastAsia"/>
          <w:sz w:val="30"/>
          <w:szCs w:val="30"/>
        </w:rPr>
        <w:t>，</w:t>
      </w:r>
      <w:ins w:id="30" w:author="Guangyu Zhu" w:date="2025-12-21T20:07:00Z" w16du:dateUtc="2025-12-21T12:07:00Z">
        <w:r w:rsidR="007B1640" w:rsidRPr="007B1640">
          <w:rPr>
            <w:rFonts w:ascii="宋体" w:eastAsia="宋体" w:hAnsi="宋体" w:hint="eastAsia"/>
            <w:sz w:val="30"/>
            <w:szCs w:val="30"/>
          </w:rPr>
          <w:t>⿰扌幵</w:t>
        </w:r>
      </w:ins>
      <w:del w:id="31" w:author="Guangyu Zhu" w:date="2025-12-21T20:07:00Z" w16du:dateUtc="2025-12-21T12:07:00Z">
        <w:r w:rsidRPr="006A6EAE" w:rsidDel="007B1640">
          <w:rPr>
            <w:rFonts w:ascii="宋体" w:eastAsia="宋体" w:hAnsi="宋体" w:hint="eastAsia"/>
            <w:sz w:val="30"/>
            <w:szCs w:val="30"/>
          </w:rPr>
          <w:delText>抍</w:delText>
        </w:r>
      </w:del>
      <w:r w:rsidRPr="006A6EAE">
        <w:rPr>
          <w:rFonts w:ascii="宋体" w:eastAsia="宋体" w:hAnsi="宋体" w:hint="eastAsia"/>
          <w:sz w:val="30"/>
          <w:szCs w:val="30"/>
        </w:rPr>
        <w:t>（</w:t>
      </w:r>
      <w:ins w:id="32" w:author="Guangyu Zhu" w:date="2025-12-21T20:08:00Z" w16du:dateUtc="2025-12-21T12:08:00Z">
        <w:r w:rsidR="007B1640" w:rsidRPr="007B1640">
          <w:rPr>
            <w:rFonts w:ascii="SimSun-ExtB" w:eastAsia="SimSun-ExtB" w:hAnsi="SimSun-ExtB" w:cs="SimSun-ExtB" w:hint="eastAsia"/>
            <w:sz w:val="30"/>
            <w:szCs w:val="30"/>
          </w:rPr>
          <w:t>𢆞</w:t>
        </w:r>
      </w:ins>
      <w:r w:rsidRPr="006A6EAE">
        <w:rPr>
          <w:rFonts w:ascii="宋体" w:eastAsia="宋体" w:hAnsi="宋体" w:hint="eastAsia"/>
          <w:sz w:val="30"/>
          <w:szCs w:val="30"/>
        </w:rPr>
        <w:t>）東行水一桮（杯）。”</w:t>
      </w:r>
    </w:p>
    <w:p w14:paraId="057D7530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《雜療方》：“益内利中：取醇酒半桮（杯），溫之勿熱。”</w:t>
      </w:r>
    </w:p>
    <w:p w14:paraId="3905591A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《胎產書》：“及取婴兒所已浴者水半桮（杯）飲母，母亦毋（無）餘病。”</w:t>
      </w:r>
    </w:p>
    <w:p w14:paraId="1D3809CC" w14:textId="77777777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《守法》：“五人之大桮（杯）、三人之小桮(杯)。”</w:t>
      </w:r>
    </w:p>
    <w:p w14:paraId="7F362219" w14:textId="77777777" w:rsidR="007B1640" w:rsidRDefault="0065271E" w:rsidP="0065271E">
      <w:pPr>
        <w:rPr>
          <w:ins w:id="33" w:author="Guangyu Zhu" w:date="2025-12-21T20:09:00Z" w16du:dateUtc="2025-12-21T12:09:00Z"/>
          <w:rFonts w:ascii="宋体" w:eastAsia="宋体" w:hAnsi="宋体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《木牘》：“浚去宰（滓），溫飲一小桮（杯），日三飲，即藥宿當更沸之。”</w:t>
      </w:r>
    </w:p>
    <w:p w14:paraId="09DC984D" w14:textId="6EA9B29D" w:rsidR="0065271E" w:rsidRPr="0005007F" w:rsidRDefault="0065271E" w:rsidP="0065271E">
      <w:pPr>
        <w:rPr>
          <w:rFonts w:ascii="宋体" w:eastAsia="宋体" w:hAnsi="宋体" w:hint="eastAsia"/>
          <w:b/>
          <w:bCs/>
          <w:sz w:val="30"/>
          <w:szCs w:val="30"/>
          <w:rPrChange w:id="34" w:author="Guangyu Zhu" w:date="2025-12-21T20:13:00Z" w16du:dateUtc="2025-12-21T12:1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5007F">
        <w:rPr>
          <w:rFonts w:ascii="宋体" w:eastAsia="宋体" w:hAnsi="宋体" w:hint="eastAsia"/>
          <w:b/>
          <w:bCs/>
          <w:sz w:val="30"/>
          <w:szCs w:val="30"/>
          <w:rPrChange w:id="35" w:author="Guangyu Zhu" w:date="2025-12-21T20:13:00Z" w16du:dateUtc="2025-12-21T12:13:00Z">
            <w:rPr>
              <w:rFonts w:ascii="宋体" w:eastAsia="宋体" w:hAnsi="宋体" w:hint="eastAsia"/>
              <w:sz w:val="30"/>
              <w:szCs w:val="30"/>
            </w:rPr>
          </w:rPrChange>
        </w:rPr>
        <w:t>杯與坏</w:t>
      </w:r>
    </w:p>
    <w:p w14:paraId="6ECB767F" w14:textId="2A966499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《妄稽》：“我妬也，疾</w:t>
      </w:r>
      <w:ins w:id="36" w:author="Guangyu Zhu" w:date="2025-12-21T20:15:00Z" w16du:dateUtc="2025-12-21T12:15:00Z">
        <w:r w:rsidR="002A0AA7" w:rsidRPr="002A0AA7">
          <w:rPr>
            <w:rFonts w:ascii="宋体" w:eastAsia="宋体" w:hAnsi="宋体" w:hint="eastAsia"/>
            <w:sz w:val="30"/>
            <w:szCs w:val="30"/>
          </w:rPr>
          <w:t>⿰</w:t>
        </w:r>
        <w:r w:rsidR="002A0AA7" w:rsidRPr="002A0AA7">
          <w:rPr>
            <w:rFonts w:ascii="SimSun-ExtB" w:eastAsia="SimSun-ExtB" w:hAnsi="SimSun-ExtB" w:cs="SimSun-ExtB" w:hint="eastAsia"/>
            <w:sz w:val="30"/>
            <w:szCs w:val="30"/>
          </w:rPr>
          <w:t>𧾷</w:t>
        </w:r>
        <w:r w:rsidR="002A0AA7" w:rsidRPr="002A0AA7">
          <w:rPr>
            <w:rFonts w:ascii="宋体" w:eastAsia="宋体" w:hAnsi="宋体" w:hint="eastAsia"/>
            <w:sz w:val="30"/>
            <w:szCs w:val="30"/>
          </w:rPr>
          <w:t>隋</w:t>
        </w:r>
      </w:ins>
      <w:r w:rsidRPr="006A6EAE">
        <w:rPr>
          <w:rFonts w:ascii="宋体" w:eastAsia="宋体" w:hAnsi="宋体" w:hint="eastAsia"/>
          <w:sz w:val="30"/>
          <w:szCs w:val="30"/>
        </w:rPr>
        <w:t>（墮）纍瓦毀襲杯（坏），解擇（釋）成索别瓶橘（繘），而離（罹）卑李（悝），晝肖（宵）不瞑（眠）。”按，“杯（坏）”字從蕭旭《北大漢簡（四）&lt;妄稽&gt;校補》（復旦大學出土文獻與古文字研究中心網，2016年7月4日）讀。</w:t>
      </w:r>
    </w:p>
    <w:p w14:paraId="0E8DCCA4" w14:textId="25DEC31D" w:rsidR="0065271E" w:rsidRPr="0005007F" w:rsidRDefault="002A0AA7" w:rsidP="0065271E">
      <w:pPr>
        <w:rPr>
          <w:rFonts w:ascii="宋体" w:eastAsia="宋体" w:hAnsi="宋体" w:hint="eastAsia"/>
          <w:b/>
          <w:bCs/>
          <w:sz w:val="30"/>
          <w:szCs w:val="30"/>
          <w:rPrChange w:id="37" w:author="Guangyu Zhu" w:date="2025-12-21T20:13:00Z" w16du:dateUtc="2025-12-21T12:1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38" w:author="Guangyu Zhu" w:date="2025-12-21T20:16:00Z" w16du:dateUtc="2025-12-21T12:16:00Z">
        <w:r w:rsidRPr="002A0AA7">
          <w:rPr>
            <w:rFonts w:ascii="宋体" w:eastAsia="宋体" w:hAnsi="宋体" w:hint="eastAsia"/>
            <w:b/>
            <w:bCs/>
            <w:sz w:val="30"/>
            <w:szCs w:val="30"/>
          </w:rPr>
          <w:t>⿱丕口</w:t>
        </w:r>
      </w:ins>
      <w:del w:id="39" w:author="Guangyu Zhu" w:date="2025-12-21T20:16:00Z" w16du:dateUtc="2025-12-21T12:16:00Z">
        <w:r w:rsidR="0065271E" w:rsidRPr="0005007F" w:rsidDel="002A0AA7">
          <w:rPr>
            <w:rFonts w:ascii="宋体" w:eastAsia="宋体" w:hAnsi="宋体" w:hint="eastAsia"/>
            <w:b/>
            <w:bCs/>
            <w:sz w:val="30"/>
            <w:szCs w:val="30"/>
            <w:rPrChange w:id="40" w:author="Guangyu Zhu" w:date="2025-12-21T20:13:00Z" w16du:dateUtc="2025-12-21T12:1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否</w:delText>
        </w:r>
      </w:del>
      <w:r w:rsidR="0065271E" w:rsidRPr="0005007F">
        <w:rPr>
          <w:rFonts w:ascii="宋体" w:eastAsia="宋体" w:hAnsi="宋体" w:hint="eastAsia"/>
          <w:b/>
          <w:bCs/>
          <w:sz w:val="30"/>
          <w:szCs w:val="30"/>
          <w:rPrChange w:id="41" w:author="Guangyu Zhu" w:date="2025-12-21T20:13:00Z" w16du:dateUtc="2025-12-21T12:13:00Z">
            <w:rPr>
              <w:rFonts w:ascii="宋体" w:eastAsia="宋体" w:hAnsi="宋体" w:hint="eastAsia"/>
              <w:sz w:val="30"/>
              <w:szCs w:val="30"/>
            </w:rPr>
          </w:rPrChange>
        </w:rPr>
        <w:t>與否</w:t>
      </w:r>
    </w:p>
    <w:p w14:paraId="28653D7F" w14:textId="6A0C8B41" w:rsidR="0005007F" w:rsidRDefault="0065271E" w:rsidP="0065271E">
      <w:pPr>
        <w:rPr>
          <w:ins w:id="42" w:author="Guangyu Zhu" w:date="2025-12-21T20:13:00Z" w16du:dateUtc="2025-12-21T12:13:00Z"/>
          <w:rFonts w:ascii="宋体" w:eastAsia="宋体" w:hAnsi="宋体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《儒説》：“</w:t>
      </w:r>
      <w:ins w:id="43" w:author="Guangyu Zhu" w:date="2025-12-21T20:16:00Z" w16du:dateUtc="2025-12-21T12:16:00Z">
        <w:r w:rsidR="002A0AA7" w:rsidRPr="002A0AA7">
          <w:rPr>
            <w:rFonts w:ascii="宋体" w:eastAsia="宋体" w:hAnsi="宋体" w:hint="eastAsia"/>
            <w:sz w:val="30"/>
            <w:szCs w:val="30"/>
          </w:rPr>
          <w:t>⿱丕口</w:t>
        </w:r>
        <w:r w:rsidR="002A0AA7" w:rsidRPr="002A0AA7">
          <w:rPr>
            <w:rFonts w:ascii="宋体" w:eastAsia="宋体" w:hAnsi="宋体" w:hint="eastAsia"/>
            <w:sz w:val="30"/>
            <w:szCs w:val="30"/>
            <w:vertAlign w:val="subscript"/>
            <w:rPrChange w:id="44" w:author="Guangyu Zhu" w:date="2025-12-21T20:16:00Z" w16du:dateUtc="2025-12-21T12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del w:id="45" w:author="Guangyu Zhu" w:date="2025-12-21T20:16:00Z" w16du:dateUtc="2025-12-21T12:16:00Z">
        <w:r w:rsidRPr="006A6EAE" w:rsidDel="002A0AA7">
          <w:rPr>
            <w:rFonts w:ascii="宋体" w:eastAsia="宋体" w:hAnsi="宋体" w:hint="eastAsia"/>
            <w:sz w:val="30"/>
            <w:szCs w:val="30"/>
          </w:rPr>
          <w:delText>否</w:delText>
        </w:r>
      </w:del>
      <w:r w:rsidRPr="006A6EAE">
        <w:rPr>
          <w:rFonts w:ascii="宋体" w:eastAsia="宋体" w:hAnsi="宋体" w:hint="eastAsia"/>
          <w:sz w:val="30"/>
          <w:szCs w:val="30"/>
        </w:rPr>
        <w:t>（否否），不然。”</w:t>
      </w:r>
    </w:p>
    <w:p w14:paraId="70F075A2" w14:textId="5D9496AC" w:rsidR="0065271E" w:rsidRPr="0005007F" w:rsidRDefault="0065271E" w:rsidP="0065271E">
      <w:pPr>
        <w:rPr>
          <w:rFonts w:ascii="宋体" w:eastAsia="宋体" w:hAnsi="宋体" w:hint="eastAsia"/>
          <w:b/>
          <w:bCs/>
          <w:sz w:val="30"/>
          <w:szCs w:val="30"/>
          <w:rPrChange w:id="46" w:author="Guangyu Zhu" w:date="2025-12-21T20:13:00Z" w16du:dateUtc="2025-12-21T12:1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5007F">
        <w:rPr>
          <w:rFonts w:ascii="宋体" w:eastAsia="宋体" w:hAnsi="宋体" w:hint="eastAsia"/>
          <w:b/>
          <w:bCs/>
          <w:sz w:val="30"/>
          <w:szCs w:val="30"/>
          <w:rPrChange w:id="47" w:author="Guangyu Zhu" w:date="2025-12-21T20:13:00Z" w16du:dateUtc="2025-12-21T12:13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咅與杯</w:t>
      </w:r>
    </w:p>
    <w:p w14:paraId="53DDC1AF" w14:textId="3BDD61F1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《諸傷》：“毀一垸（丸）</w:t>
      </w:r>
      <w:del w:id="48" w:author="Guangyu Zhu" w:date="2025-12-21T20:17:00Z" w16du:dateUtc="2025-12-21T12:17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49" w:author="Guangyu Zhu" w:date="2025-12-21T20:17:00Z" w16du:dateUtc="2025-12-21T12:17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r w:rsidRPr="006A6EAE">
        <w:rPr>
          <w:rFonts w:ascii="宋体" w:eastAsia="宋体" w:hAnsi="宋体" w:hint="eastAsia"/>
          <w:sz w:val="30"/>
          <w:szCs w:val="30"/>
        </w:rPr>
        <w:t>（杯）酒中，飲之。”</w:t>
      </w:r>
    </w:p>
    <w:p w14:paraId="7D5C3DE6" w14:textId="6E2A9854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《諸傷》：“即冶，入三指最（撮）半</w:t>
      </w:r>
      <w:ins w:id="50" w:author="Guangyu Zhu" w:date="2025-12-21T20:17:00Z" w16du:dateUtc="2025-12-21T12:17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51" w:author="Guangyu Zhu" w:date="2025-12-21T20:17:00Z" w16du:dateUtc="2025-12-21T12:17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(杯)溫酒</w:t>
      </w:r>
      <w:ins w:id="52" w:author="Guangyu Zhu" w:date="2025-12-21T20:17:00Z" w16du:dateUtc="2025-12-21T12:17:00Z">
        <w:r w:rsidR="009500B0" w:rsidRPr="009500B0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53" w:author="Guangyu Zhu" w:date="2025-12-21T20:17:00Z" w16du:dateUtc="2025-12-21T12:17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6A6EAE">
        <w:rPr>
          <w:rFonts w:ascii="宋体" w:eastAsia="宋体" w:hAnsi="宋体" w:hint="eastAsia"/>
          <w:sz w:val="30"/>
          <w:szCs w:val="30"/>
        </w:rPr>
        <w:t>。”</w:t>
      </w:r>
    </w:p>
    <w:p w14:paraId="56BF8CE6" w14:textId="186B0CD3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《諸傷》：“冶而□□□□□□□一垸（丸）溫酒一</w:t>
      </w:r>
      <w:ins w:id="54" w:author="Guangyu Zhu" w:date="2025-12-21T20:17:00Z" w16du:dateUtc="2025-12-21T12:17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55" w:author="Guangyu Zhu" w:date="2025-12-21T20:17:00Z" w16du:dateUtc="2025-12-21T12:17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（杯）中，飲之。”</w:t>
      </w:r>
    </w:p>
    <w:p w14:paraId="0D8D4693" w14:textId="12CA41ED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《諸傷》：“取三指最（撮）一，入溫酒一</w:t>
      </w:r>
      <w:ins w:id="56" w:author="Guangyu Zhu" w:date="2025-12-21T20:18:00Z" w16du:dateUtc="2025-12-21T12:18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57" w:author="Guangyu Zhu" w:date="2025-12-21T20:18:00Z" w16du:dateUtc="2025-12-21T12:18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（杯）中而飲之。”</w:t>
      </w:r>
    </w:p>
    <w:p w14:paraId="7FD921E8" w14:textId="7B414400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《傷痙》：“即有頸（痙）者，冶，以三指一撮，和以溫酒一</w:t>
      </w:r>
      <w:ins w:id="58" w:author="Guangyu Zhu" w:date="2025-12-21T20:18:00Z" w16du:dateUtc="2025-12-21T12:18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59" w:author="Guangyu Zhu" w:date="2025-12-21T20:18:00Z" w16du:dateUtc="2025-12-21T12:18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（杯），飲之。”</w:t>
      </w:r>
    </w:p>
    <w:p w14:paraId="47F6BD70" w14:textId="23DE3A23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《狂犬齧人》：“狂【犬】齧人者，孰澡（操）湮汲，注</w:t>
      </w:r>
      <w:ins w:id="60" w:author="Guangyu Zhu" w:date="2025-12-21T20:18:00Z" w16du:dateUtc="2025-12-21T12:18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61" w:author="Guangyu Zhu" w:date="2025-12-21T20:18:00Z" w16du:dateUtc="2025-12-21T12:18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（杯）中。”</w:t>
      </w:r>
    </w:p>
    <w:p w14:paraId="5FCE4AC7" w14:textId="38BF4A3C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《狂犬齧人》：“狂犬傷人，冶礜與橐莫（吾），</w:t>
      </w:r>
      <w:r w:rsidRPr="009500B0">
        <w:rPr>
          <w:rFonts w:ascii="宋体" w:eastAsia="宋体" w:hAnsi="宋体" w:hint="eastAsia"/>
          <w:sz w:val="30"/>
          <w:szCs w:val="30"/>
          <w:bdr w:val="single" w:sz="4" w:space="0" w:color="auto"/>
          <w:rPrChange w:id="62" w:author="Guangyu Zhu" w:date="2025-12-21T20:19:00Z" w16du:dateUtc="2025-12-21T12:19:00Z">
            <w:rPr>
              <w:rFonts w:ascii="宋体" w:eastAsia="宋体" w:hAnsi="宋体" w:hint="eastAsia"/>
              <w:sz w:val="30"/>
              <w:szCs w:val="30"/>
            </w:rPr>
          </w:rPrChange>
        </w:rPr>
        <w:t>醯</w:t>
      </w:r>
      <w:r w:rsidRPr="006A6EAE">
        <w:rPr>
          <w:rFonts w:ascii="宋体" w:eastAsia="宋体" w:hAnsi="宋体" w:hint="eastAsia"/>
          <w:sz w:val="30"/>
          <w:szCs w:val="30"/>
        </w:rPr>
        <w:t>半</w:t>
      </w:r>
      <w:ins w:id="63" w:author="Guangyu Zhu" w:date="2025-12-21T20:19:00Z" w16du:dateUtc="2025-12-21T12:19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64" w:author="Guangyu Zhu" w:date="2025-12-21T20:19:00Z" w16du:dateUtc="2025-12-21T12:19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（杯），飲之。”</w:t>
      </w:r>
    </w:p>
    <w:p w14:paraId="08178D03" w14:textId="0E6B8483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《毒烏喙》：“穿地□尺，而煮水一罋□□□□□□□□□□□一</w:t>
      </w:r>
      <w:ins w:id="65" w:author="Guangyu Zhu" w:date="2025-12-21T20:19:00Z" w16du:dateUtc="2025-12-21T12:19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66" w:author="Guangyu Zhu" w:date="2025-12-21T20:19:00Z" w16du:dateUtc="2025-12-21T12:19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（杯）。”</w:t>
      </w:r>
    </w:p>
    <w:p w14:paraId="165C5CA4" w14:textId="146CFB99" w:rsidR="0065271E" w:rsidRPr="006A6EAE" w:rsidRDefault="0065271E" w:rsidP="0065271E">
      <w:pPr>
        <w:rPr>
          <w:rFonts w:ascii="宋体" w:eastAsia="宋体" w:hAnsi="宋体" w:hint="eastAsia"/>
          <w:sz w:val="30"/>
          <w:szCs w:val="30"/>
        </w:rPr>
      </w:pPr>
      <w:r w:rsidRPr="006A6EAE">
        <w:rPr>
          <w:rFonts w:ascii="宋体" w:eastAsia="宋体" w:hAnsi="宋体" w:hint="eastAsia"/>
          <w:sz w:val="30"/>
          <w:szCs w:val="30"/>
        </w:rPr>
        <w:t>《蚖》：“湮汲一</w:t>
      </w:r>
      <w:ins w:id="67" w:author="Guangyu Zhu" w:date="2025-12-21T20:19:00Z" w16du:dateUtc="2025-12-21T12:19:00Z">
        <w:r w:rsidR="009500B0">
          <w:rPr>
            <w:rFonts w:ascii="宋体" w:eastAsia="宋体" w:hAnsi="宋体" w:hint="eastAsia"/>
            <w:sz w:val="30"/>
            <w:szCs w:val="30"/>
          </w:rPr>
          <w:t>咅</w:t>
        </w:r>
      </w:ins>
      <w:del w:id="68" w:author="Guangyu Zhu" w:date="2025-12-21T20:19:00Z" w16du:dateUtc="2025-12-21T12:19:00Z">
        <w:r w:rsidRPr="006A6EAE" w:rsidDel="009500B0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6A6EAE">
        <w:rPr>
          <w:rFonts w:ascii="宋体" w:eastAsia="宋体" w:hAnsi="宋体" w:hint="eastAsia"/>
          <w:sz w:val="30"/>
          <w:szCs w:val="30"/>
        </w:rPr>
        <w:t>（杯）入奚蠡中，左承之，北鄉（嚮），鄉（嚮）人禹步三。”</w:t>
      </w:r>
    </w:p>
    <w:sectPr w:rsidR="0065271E" w:rsidRPr="006A6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AB"/>
    <w:rsid w:val="00015876"/>
    <w:rsid w:val="0005007F"/>
    <w:rsid w:val="002A0AA7"/>
    <w:rsid w:val="00315FCF"/>
    <w:rsid w:val="005449AB"/>
    <w:rsid w:val="0065271E"/>
    <w:rsid w:val="006A6EAE"/>
    <w:rsid w:val="007B1640"/>
    <w:rsid w:val="00883C32"/>
    <w:rsid w:val="009500B0"/>
    <w:rsid w:val="00C0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92E5"/>
  <w15:chartTrackingRefBased/>
  <w15:docId w15:val="{791CF53C-4C72-4D52-B57B-BA168E84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9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9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9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9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9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9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9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9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9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49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9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9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9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9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9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9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9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9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9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9AB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6A6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7</cp:revision>
  <dcterms:created xsi:type="dcterms:W3CDTF">2025-10-28T21:33:00Z</dcterms:created>
  <dcterms:modified xsi:type="dcterms:W3CDTF">2025-12-21T12:19:00Z</dcterms:modified>
</cp:coreProperties>
</file>