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FF2D4" w14:textId="41E8073E" w:rsidR="0085338C" w:rsidRPr="0085338C" w:rsidRDefault="0085338C" w:rsidP="0085338C">
      <w:pPr>
        <w:rPr>
          <w:rFonts w:ascii="宋体" w:eastAsia="宋体" w:hAnsi="宋体" w:hint="eastAsia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《芮良夫》：“民亦又（有）言曰：‘</w:t>
      </w:r>
      <w:ins w:id="0" w:author="Guangyu Zhu" w:date="2025-12-31T17:36:00Z" w16du:dateUtc="2025-12-31T09:36:00Z">
        <w:r w:rsidR="00E46F98" w:rsidRPr="00E46F98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85338C">
        <w:rPr>
          <w:rFonts w:ascii="宋体" w:eastAsia="宋体" w:hAnsi="宋体" w:hint="eastAsia"/>
          <w:sz w:val="30"/>
          <w:szCs w:val="30"/>
        </w:rPr>
        <w:t>（謀）亡（無）少（小）大，而器不再利，屯可與忨，而鮮可與惟。’”</w:t>
      </w:r>
    </w:p>
    <w:p w14:paraId="4163840F" w14:textId="47CD9BE1" w:rsidR="0085338C" w:rsidRPr="0085338C" w:rsidRDefault="0085338C" w:rsidP="0085338C">
      <w:pPr>
        <w:rPr>
          <w:rFonts w:ascii="宋体" w:eastAsia="宋体" w:hAnsi="宋体" w:hint="eastAsia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《湯丘》：“乃與少（小）臣</w:t>
      </w:r>
      <w:ins w:id="1" w:author="Guangyu Zhu" w:date="2025-12-31T17:38:00Z" w16du:dateUtc="2025-12-31T09:38:00Z">
        <w:r w:rsidR="00E46F98" w:rsidRPr="00E46F98">
          <w:rPr>
            <w:rFonts w:ascii="宋体" w:eastAsia="宋体" w:hAnsi="宋体" w:hint="eastAsia"/>
            <w:sz w:val="30"/>
            <w:szCs w:val="30"/>
          </w:rPr>
          <w:t>⿱丌心</w:t>
        </w:r>
      </w:ins>
      <w:del w:id="2" w:author="Guangyu Zhu" w:date="2025-12-31T17:38:00Z" w16du:dateUtc="2025-12-31T09:38:00Z">
        <w:r w:rsidRPr="0085338C" w:rsidDel="00E46F98">
          <w:rPr>
            <w:rFonts w:ascii="宋体" w:eastAsia="宋体" w:hAnsi="宋体" w:hint="eastAsia"/>
            <w:sz w:val="30"/>
            <w:szCs w:val="30"/>
          </w:rPr>
          <w:delText>忍</w:delText>
        </w:r>
      </w:del>
      <w:r w:rsidRPr="0085338C">
        <w:rPr>
          <w:rFonts w:ascii="宋体" w:eastAsia="宋体" w:hAnsi="宋体" w:hint="eastAsia"/>
          <w:sz w:val="30"/>
          <w:szCs w:val="30"/>
        </w:rPr>
        <w:t>（基）</w:t>
      </w:r>
      <w:ins w:id="3" w:author="Guangyu Zhu" w:date="2025-12-31T17:36:00Z" w16du:dateUtc="2025-12-31T09:36:00Z">
        <w:r w:rsidR="00E46F98" w:rsidRPr="00E46F98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85338C">
        <w:rPr>
          <w:rFonts w:ascii="宋体" w:eastAsia="宋体" w:hAnsi="宋体" w:hint="eastAsia"/>
          <w:sz w:val="30"/>
          <w:szCs w:val="30"/>
        </w:rPr>
        <w:t>（謀）夏邦。”</w:t>
      </w:r>
    </w:p>
    <w:p w14:paraId="21CE1382" w14:textId="0A445D93" w:rsidR="0085338C" w:rsidRPr="0085338C" w:rsidRDefault="0085338C" w:rsidP="0085338C">
      <w:pPr>
        <w:rPr>
          <w:rFonts w:ascii="宋体" w:eastAsia="宋体" w:hAnsi="宋体" w:hint="eastAsia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《三壽》：“句（苟）我與尔（爾）相念相</w:t>
      </w:r>
      <w:ins w:id="4" w:author="Guangyu Zhu" w:date="2025-12-31T17:36:00Z" w16du:dateUtc="2025-12-31T09:36:00Z">
        <w:r w:rsidR="00E46F98" w:rsidRPr="00E46F98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85338C">
        <w:rPr>
          <w:rFonts w:ascii="宋体" w:eastAsia="宋体" w:hAnsi="宋体" w:hint="eastAsia"/>
          <w:sz w:val="30"/>
          <w:szCs w:val="30"/>
        </w:rPr>
        <w:t>（謀），殜</w:t>
      </w:r>
      <w:ins w:id="5" w:author="Guangyu Zhu" w:date="2025-12-31T17:38:00Z" w16du:dateUtc="2025-12-31T09:38:00Z">
        <w:r w:rsidR="00E46F98" w:rsidRPr="00E46F98">
          <w:rPr>
            <w:rFonts w:ascii="宋体" w:eastAsia="宋体" w:hAnsi="宋体" w:hint="eastAsia"/>
            <w:sz w:val="30"/>
            <w:szCs w:val="30"/>
            <w:vertAlign w:val="subscript"/>
            <w:rPrChange w:id="6" w:author="Guangyu Zhu" w:date="2025-12-31T17:38:00Z" w16du:dateUtc="2025-12-31T09:38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r w:rsidRPr="0085338C">
        <w:rPr>
          <w:rFonts w:ascii="宋体" w:eastAsia="宋体" w:hAnsi="宋体" w:hint="eastAsia"/>
          <w:sz w:val="30"/>
          <w:szCs w:val="30"/>
        </w:rPr>
        <w:t>（世世）至于後飤（嗣）。”</w:t>
      </w:r>
    </w:p>
    <w:p w14:paraId="79CF36D1" w14:textId="6D016648" w:rsidR="0085338C" w:rsidRPr="0085338C" w:rsidRDefault="0085338C" w:rsidP="0085338C">
      <w:pPr>
        <w:rPr>
          <w:rFonts w:ascii="宋体" w:eastAsia="宋体" w:hAnsi="宋体" w:hint="eastAsia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《子產》：“</w:t>
      </w:r>
      <w:ins w:id="7" w:author="Guangyu Zhu" w:date="2025-12-31T17:39:00Z" w16du:dateUtc="2025-12-31T09:39:00Z">
        <w:r w:rsidR="00E46F98" w:rsidRPr="00E46F98">
          <w:rPr>
            <w:rFonts w:ascii="SimSun-ExtB" w:eastAsia="SimSun-ExtB" w:hAnsi="SimSun-ExtB" w:cs="SimSun-ExtB" w:hint="eastAsia"/>
            <w:sz w:val="30"/>
            <w:szCs w:val="30"/>
          </w:rPr>
          <w:t>𬟫</w:t>
        </w:r>
      </w:ins>
      <w:del w:id="8" w:author="Guangyu Zhu" w:date="2025-12-31T17:39:00Z" w16du:dateUtc="2025-12-31T09:39:00Z">
        <w:r w:rsidRPr="0085338C" w:rsidDel="00E46F98">
          <w:rPr>
            <w:rFonts w:ascii="宋体" w:eastAsia="宋体" w:hAnsi="宋体" w:hint="eastAsia"/>
            <w:sz w:val="30"/>
            <w:szCs w:val="30"/>
          </w:rPr>
          <w:delText>虞勋</w:delText>
        </w:r>
      </w:del>
      <w:ins w:id="9" w:author="Guangyu Zhu" w:date="2025-12-31T17:39:00Z" w16du:dateUtc="2025-12-31T09:39:00Z">
        <w:r w:rsidR="00E46F98">
          <w:rPr>
            <w:rFonts w:ascii="宋体" w:eastAsia="宋体" w:hAnsi="宋体" w:hint="eastAsia"/>
            <w:sz w:val="30"/>
            <w:szCs w:val="30"/>
          </w:rPr>
          <w:t>勛</w:t>
        </w:r>
      </w:ins>
      <w:r w:rsidRPr="0085338C">
        <w:rPr>
          <w:rFonts w:ascii="宋体" w:eastAsia="宋体" w:hAnsi="宋体" w:hint="eastAsia"/>
          <w:sz w:val="30"/>
          <w:szCs w:val="30"/>
        </w:rPr>
        <w:t>（溫）和憙（喜），可用而不</w:t>
      </w:r>
      <w:ins w:id="10" w:author="Guangyu Zhu" w:date="2025-12-31T17:39:00Z" w16du:dateUtc="2025-12-31T09:39:00Z">
        <w:r w:rsidR="00E46F98" w:rsidRPr="00E46F98">
          <w:rPr>
            <w:rFonts w:ascii="宋体" w:eastAsia="宋体" w:hAnsi="宋体" w:hint="eastAsia"/>
            <w:sz w:val="30"/>
            <w:szCs w:val="30"/>
          </w:rPr>
          <w:t>⿰禺力</w:t>
        </w:r>
      </w:ins>
      <w:del w:id="11" w:author="Guangyu Zhu" w:date="2025-12-31T17:39:00Z" w16du:dateUtc="2025-12-31T09:39:00Z">
        <w:r w:rsidRPr="0085338C" w:rsidDel="00E46F98">
          <w:rPr>
            <w:rFonts w:ascii="宋体" w:eastAsia="宋体" w:hAnsi="宋体" w:hint="eastAsia"/>
            <w:sz w:val="30"/>
            <w:szCs w:val="30"/>
          </w:rPr>
          <w:delText>助</w:delText>
        </w:r>
      </w:del>
      <w:r w:rsidRPr="0085338C">
        <w:rPr>
          <w:rFonts w:ascii="宋体" w:eastAsia="宋体" w:hAnsi="宋体" w:hint="eastAsia"/>
          <w:sz w:val="30"/>
          <w:szCs w:val="30"/>
        </w:rPr>
        <w:t>（遇）大</w:t>
      </w:r>
      <w:ins w:id="12" w:author="Guangyu Zhu" w:date="2025-12-31T17:40:00Z" w16du:dateUtc="2025-12-31T09:40:00Z">
        <w:r w:rsidR="00E46F98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85338C">
        <w:rPr>
          <w:rFonts w:ascii="宋体" w:eastAsia="宋体" w:hAnsi="宋体" w:hint="eastAsia"/>
          <w:sz w:val="30"/>
          <w:szCs w:val="30"/>
        </w:rPr>
        <w:t>或</w:t>
      </w:r>
      <w:ins w:id="13" w:author="Guangyu Zhu" w:date="2025-12-31T17:40:00Z" w16du:dateUtc="2025-12-31T09:40:00Z">
        <w:r w:rsidR="00E46F98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85338C">
        <w:rPr>
          <w:rFonts w:ascii="宋体" w:eastAsia="宋体" w:hAnsi="宋体" w:hint="eastAsia"/>
          <w:sz w:val="30"/>
          <w:szCs w:val="30"/>
        </w:rPr>
        <w:t>（大國，大國）古（故）肎（肯）</w:t>
      </w:r>
      <w:del w:id="14" w:author="Guangyu Zhu" w:date="2025-12-31T17:40:00Z" w16du:dateUtc="2025-12-31T09:40:00Z">
        <w:r w:rsidRPr="0085338C" w:rsidDel="00E46F98">
          <w:rPr>
            <w:rFonts w:ascii="宋体" w:eastAsia="宋体" w:hAnsi="宋体" w:hint="eastAsia"/>
            <w:sz w:val="30"/>
            <w:szCs w:val="30"/>
          </w:rPr>
          <w:delText>复</w:delText>
        </w:r>
      </w:del>
      <w:ins w:id="15" w:author="Guangyu Zhu" w:date="2025-12-31T17:41:00Z" w16du:dateUtc="2025-12-31T09:41:00Z">
        <w:r w:rsidR="001034D4" w:rsidRPr="001034D4">
          <w:rPr>
            <w:rFonts w:ascii="SimSun-ExtG" w:eastAsia="SimSun-ExtG" w:hAnsi="SimSun-ExtG" w:cs="SimSun-ExtG" w:hint="eastAsia"/>
            <w:sz w:val="30"/>
            <w:szCs w:val="30"/>
          </w:rPr>
          <w:t>𰆺</w:t>
        </w:r>
      </w:ins>
      <w:r w:rsidRPr="0085338C">
        <w:rPr>
          <w:rFonts w:ascii="宋体" w:eastAsia="宋体" w:hAnsi="宋体" w:hint="eastAsia"/>
          <w:sz w:val="30"/>
          <w:szCs w:val="30"/>
        </w:rPr>
        <w:t>（作）其</w:t>
      </w:r>
      <w:ins w:id="16" w:author="Guangyu Zhu" w:date="2025-12-31T17:36:00Z" w16du:dateUtc="2025-12-31T09:36:00Z">
        <w:r w:rsidR="00E46F98" w:rsidRPr="00E46F98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del w:id="17" w:author="Guangyu Zhu" w:date="2025-12-31T17:36:00Z" w16du:dateUtc="2025-12-31T09:36:00Z">
        <w:r w:rsidRPr="0085338C" w:rsidDel="00E46F98">
          <w:rPr>
            <w:rFonts w:ascii="宋体" w:eastAsia="宋体" w:hAnsi="宋体" w:hint="eastAsia"/>
            <w:sz w:val="30"/>
            <w:szCs w:val="30"/>
          </w:rPr>
          <w:delText>悔</w:delText>
        </w:r>
      </w:del>
      <w:r w:rsidRPr="0085338C">
        <w:rPr>
          <w:rFonts w:ascii="宋体" w:eastAsia="宋体" w:hAnsi="宋体" w:hint="eastAsia"/>
          <w:sz w:val="30"/>
          <w:szCs w:val="30"/>
        </w:rPr>
        <w:t>（謀）。”</w:t>
      </w:r>
    </w:p>
    <w:p w14:paraId="1D76F2E7" w14:textId="28D98823" w:rsidR="0085338C" w:rsidRPr="0085338C" w:rsidRDefault="0085338C" w:rsidP="0085338C">
      <w:pPr>
        <w:rPr>
          <w:rFonts w:ascii="宋体" w:eastAsia="宋体" w:hAnsi="宋体" w:hint="eastAsia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《子產》：“蜼（惟）能智（知）其身，以能智</w:t>
      </w:r>
      <w:ins w:id="18" w:author="Guangyu Zhu" w:date="2025-12-31T17:40:00Z" w16du:dateUtc="2025-12-31T09:40:00Z">
        <w:r w:rsidR="00E46F98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85338C">
        <w:rPr>
          <w:rFonts w:ascii="宋体" w:eastAsia="宋体" w:hAnsi="宋体" w:hint="eastAsia"/>
          <w:sz w:val="30"/>
          <w:szCs w:val="30"/>
        </w:rPr>
        <w:t>其</w:t>
      </w:r>
      <w:ins w:id="19" w:author="Guangyu Zhu" w:date="2025-12-31T17:40:00Z" w16du:dateUtc="2025-12-31T09:40:00Z">
        <w:r w:rsidR="00E46F98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85338C">
        <w:rPr>
          <w:rFonts w:ascii="宋体" w:eastAsia="宋体" w:hAnsi="宋体" w:hint="eastAsia"/>
          <w:sz w:val="30"/>
          <w:szCs w:val="30"/>
        </w:rPr>
        <w:t>所</w:t>
      </w:r>
      <w:ins w:id="20" w:author="Guangyu Zhu" w:date="2025-12-31T17:40:00Z" w16du:dateUtc="2025-12-31T09:40:00Z">
        <w:r w:rsidR="00E46F98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85338C">
        <w:rPr>
          <w:rFonts w:ascii="宋体" w:eastAsia="宋体" w:hAnsi="宋体" w:hint="eastAsia"/>
          <w:sz w:val="30"/>
          <w:szCs w:val="30"/>
        </w:rPr>
        <w:t>生</w:t>
      </w:r>
      <w:ins w:id="21" w:author="Guangyu Zhu" w:date="2025-12-31T17:40:00Z" w16du:dateUtc="2025-12-31T09:40:00Z">
        <w:r w:rsidR="00E46F98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del w:id="22" w:author="Guangyu Zhu" w:date="2025-12-31T17:40:00Z" w16du:dateUtc="2025-12-31T09:40:00Z">
        <w:r w:rsidRPr="0085338C" w:rsidDel="00E46F98">
          <w:rPr>
            <w:rFonts w:ascii="宋体" w:eastAsia="宋体" w:hAnsi="宋体" w:hint="eastAsia"/>
            <w:sz w:val="30"/>
            <w:szCs w:val="30"/>
          </w:rPr>
          <w:delText>。</w:delText>
        </w:r>
      </w:del>
      <w:r w:rsidRPr="0085338C">
        <w:rPr>
          <w:rFonts w:ascii="宋体" w:eastAsia="宋体" w:hAnsi="宋体" w:hint="eastAsia"/>
          <w:sz w:val="30"/>
          <w:szCs w:val="30"/>
        </w:rPr>
        <w:t>（知其所生，知其所生）以先</w:t>
      </w:r>
      <w:ins w:id="23" w:author="Guangyu Zhu" w:date="2025-12-31T17:40:00Z" w16du:dateUtc="2025-12-31T09:40:00Z">
        <w:r w:rsidR="00E46F98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ins w:id="24" w:author="Guangyu Zhu" w:date="2025-12-31T17:36:00Z" w16du:dateUtc="2025-12-31T09:36:00Z">
        <w:r w:rsidR="00E46F98" w:rsidRPr="00E46F98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ins w:id="25" w:author="Guangyu Zhu" w:date="2025-12-31T17:40:00Z" w16du:dateUtc="2025-12-31T09:40:00Z">
        <w:r w:rsidR="00E46F98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85338C">
        <w:rPr>
          <w:rFonts w:ascii="宋体" w:eastAsia="宋体" w:hAnsi="宋体" w:hint="eastAsia"/>
          <w:sz w:val="30"/>
          <w:szCs w:val="30"/>
        </w:rPr>
        <w:t>人</w:t>
      </w:r>
      <w:ins w:id="26" w:author="Guangyu Zhu" w:date="2025-12-31T17:40:00Z" w16du:dateUtc="2025-12-31T09:40:00Z">
        <w:r w:rsidR="00E46F98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del w:id="27" w:author="Guangyu Zhu" w:date="2025-12-31T17:40:00Z" w16du:dateUtc="2025-12-31T09:40:00Z">
        <w:r w:rsidRPr="0085338C" w:rsidDel="00E46F98">
          <w:rPr>
            <w:rFonts w:ascii="宋体" w:eastAsia="宋体" w:hAnsi="宋体" w:hint="eastAsia"/>
            <w:sz w:val="30"/>
            <w:szCs w:val="30"/>
          </w:rPr>
          <w:delText>。</w:delText>
        </w:r>
      </w:del>
      <w:r w:rsidRPr="0085338C">
        <w:rPr>
          <w:rFonts w:ascii="宋体" w:eastAsia="宋体" w:hAnsi="宋体" w:hint="eastAsia"/>
          <w:sz w:val="30"/>
          <w:szCs w:val="30"/>
        </w:rPr>
        <w:t>（先謀人，先謀人）以復于身</w:t>
      </w:r>
      <w:ins w:id="28" w:author="Guangyu Zhu" w:date="2025-12-31T17:40:00Z" w16du:dateUtc="2025-12-31T09:40:00Z">
        <w:r w:rsidR="00E46F98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85338C">
        <w:rPr>
          <w:rFonts w:ascii="宋体" w:eastAsia="宋体" w:hAnsi="宋体" w:hint="eastAsia"/>
          <w:sz w:val="30"/>
          <w:szCs w:val="30"/>
        </w:rPr>
        <w:t>（身，身）、室、邦或（國）、者（諸）侯、天</w:t>
      </w:r>
      <w:ins w:id="29" w:author="Guangyu Zhu" w:date="2025-12-31T17:42:00Z" w16du:dateUtc="2025-12-31T09:42:00Z">
        <w:r w:rsidR="001034D4" w:rsidRPr="001034D4">
          <w:rPr>
            <w:rFonts w:ascii="宋体" w:eastAsia="宋体" w:hAnsi="宋体" w:hint="eastAsia"/>
            <w:sz w:val="30"/>
            <w:szCs w:val="30"/>
          </w:rPr>
          <w:t>⿰阝⿱它土</w:t>
        </w:r>
      </w:ins>
      <w:del w:id="30" w:author="Guangyu Zhu" w:date="2025-12-31T17:42:00Z" w16du:dateUtc="2025-12-31T09:42:00Z">
        <w:r w:rsidRPr="0085338C" w:rsidDel="001034D4">
          <w:rPr>
            <w:rFonts w:ascii="宋体" w:eastAsia="宋体" w:hAnsi="宋体" w:hint="eastAsia"/>
            <w:sz w:val="30"/>
            <w:szCs w:val="30"/>
          </w:rPr>
          <w:delText>隍</w:delText>
        </w:r>
      </w:del>
      <w:r w:rsidRPr="0085338C">
        <w:rPr>
          <w:rFonts w:ascii="宋体" w:eastAsia="宋体" w:hAnsi="宋体" w:hint="eastAsia"/>
          <w:sz w:val="30"/>
          <w:szCs w:val="30"/>
        </w:rPr>
        <w:t>（地），固用不悖，以能成卒。”</w:t>
      </w:r>
    </w:p>
    <w:p w14:paraId="77514EDF" w14:textId="4217181B" w:rsidR="0085338C" w:rsidRPr="002B53F1" w:rsidRDefault="00E46F98" w:rsidP="0085338C">
      <w:pPr>
        <w:rPr>
          <w:rFonts w:ascii="宋体" w:eastAsia="宋体" w:hAnsi="宋体" w:hint="eastAsia"/>
          <w:b/>
          <w:bCs/>
          <w:sz w:val="30"/>
          <w:szCs w:val="30"/>
          <w:rPrChange w:id="31" w:author="Guangyu Zhu" w:date="2025-12-31T17:46:00Z" w16du:dateUtc="2025-12-31T09:46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32" w:author="Guangyu Zhu" w:date="2025-12-31T17:36:00Z" w16du:dateUtc="2025-12-31T09:36:00Z">
        <w:r w:rsidRPr="002B53F1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33" w:author="Guangyu Zhu" w:date="2025-12-31T17:46:00Z" w16du:dateUtc="2025-12-31T09:46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𢘃</w:t>
        </w:r>
      </w:ins>
      <w:del w:id="34" w:author="Guangyu Zhu" w:date="2025-12-31T17:36:00Z" w16du:dateUtc="2025-12-31T09:36:00Z">
        <w:r w:rsidR="0085338C" w:rsidRPr="002B53F1" w:rsidDel="00E46F98">
          <w:rPr>
            <w:rFonts w:ascii="宋体" w:eastAsia="宋体" w:hAnsi="宋体" w:hint="eastAsia"/>
            <w:b/>
            <w:bCs/>
            <w:sz w:val="30"/>
            <w:szCs w:val="30"/>
            <w:rPrChange w:id="35" w:author="Guangyu Zhu" w:date="2025-12-31T17:46:00Z" w16du:dateUtc="2025-12-31T09:4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拇</w:delText>
        </w:r>
      </w:del>
      <w:r w:rsidR="0085338C" w:rsidRPr="002B53F1">
        <w:rPr>
          <w:rFonts w:ascii="宋体" w:eastAsia="宋体" w:hAnsi="宋体" w:hint="eastAsia"/>
          <w:b/>
          <w:bCs/>
          <w:sz w:val="30"/>
          <w:szCs w:val="30"/>
          <w:rPrChange w:id="36" w:author="Guangyu Zhu" w:date="2025-12-31T17:46:00Z" w16du:dateUtc="2025-12-31T09:46:00Z">
            <w:rPr>
              <w:rFonts w:ascii="宋体" w:eastAsia="宋体" w:hAnsi="宋体" w:hint="eastAsia"/>
              <w:sz w:val="30"/>
              <w:szCs w:val="30"/>
            </w:rPr>
          </w:rPrChange>
        </w:rPr>
        <w:t>與毋</w:t>
      </w:r>
    </w:p>
    <w:p w14:paraId="054BC1BE" w14:textId="2D73109B" w:rsidR="0085338C" w:rsidRPr="0085338C" w:rsidRDefault="0085338C" w:rsidP="0085338C">
      <w:pPr>
        <w:rPr>
          <w:rFonts w:ascii="宋体" w:eastAsia="宋体" w:hAnsi="宋体" w:hint="eastAsia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《三壽》：“内</w:t>
      </w:r>
      <w:ins w:id="37" w:author="Guangyu Zhu" w:date="2025-12-31T17:42:00Z" w16du:dateUtc="2025-12-31T09:42:00Z">
        <w:r w:rsidR="001034D4" w:rsidRPr="001034D4">
          <w:rPr>
            <w:rFonts w:ascii="SimSun-ExtB" w:eastAsia="SimSun-ExtB" w:hAnsi="SimSun-ExtB" w:cs="SimSun-ExtB" w:hint="eastAsia"/>
            <w:sz w:val="30"/>
            <w:szCs w:val="30"/>
          </w:rPr>
          <w:t>𡉝</w:t>
        </w:r>
      </w:ins>
      <w:del w:id="38" w:author="Guangyu Zhu" w:date="2025-12-31T17:42:00Z" w16du:dateUtc="2025-12-31T09:42:00Z">
        <w:r w:rsidRPr="0085338C" w:rsidDel="001034D4">
          <w:rPr>
            <w:rFonts w:ascii="宋体" w:eastAsia="宋体" w:hAnsi="宋体" w:hint="eastAsia"/>
            <w:sz w:val="30"/>
            <w:szCs w:val="30"/>
          </w:rPr>
          <w:delText>至</w:delText>
        </w:r>
      </w:del>
      <w:r w:rsidRPr="0085338C">
        <w:rPr>
          <w:rFonts w:ascii="宋体" w:eastAsia="宋体" w:hAnsi="宋体" w:hint="eastAsia"/>
          <w:sz w:val="30"/>
          <w:szCs w:val="30"/>
        </w:rPr>
        <w:t>（基）而外比，上下毋倉（爽），</w:t>
      </w:r>
      <w:ins w:id="39" w:author="Guangyu Zhu" w:date="2025-12-31T17:43:00Z" w16du:dateUtc="2025-12-31T09:43:00Z">
        <w:r w:rsidR="001034D4" w:rsidRPr="001034D4">
          <w:rPr>
            <w:rFonts w:ascii="宋体" w:eastAsia="宋体" w:hAnsi="宋体" w:hint="eastAsia"/>
            <w:sz w:val="30"/>
            <w:szCs w:val="30"/>
          </w:rPr>
          <w:t>⿸⿻丿</w:t>
        </w:r>
        <w:r w:rsidR="001034D4" w:rsidRPr="001034D4">
          <w:rPr>
            <w:rFonts w:ascii="SimSun-ExtB" w:eastAsia="SimSun-ExtB" w:hAnsi="SimSun-ExtB" w:cs="SimSun-ExtB" w:hint="eastAsia"/>
            <w:sz w:val="30"/>
            <w:szCs w:val="30"/>
          </w:rPr>
          <w:t>𠃊</w:t>
        </w:r>
        <w:r w:rsidR="001034D4" w:rsidRPr="001034D4">
          <w:rPr>
            <w:rFonts w:ascii="宋体" w:eastAsia="宋体" w:hAnsi="宋体" w:hint="eastAsia"/>
            <w:sz w:val="30"/>
            <w:szCs w:val="30"/>
          </w:rPr>
          <w:t>又</w:t>
        </w:r>
        <w:r w:rsidR="001034D4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del w:id="40" w:author="Guangyu Zhu" w:date="2025-12-31T17:43:00Z" w16du:dateUtc="2025-12-31T09:43:00Z">
        <w:r w:rsidRPr="0085338C" w:rsidDel="001034D4">
          <w:rPr>
            <w:rFonts w:ascii="宋体" w:eastAsia="宋体" w:hAnsi="宋体" w:hint="eastAsia"/>
            <w:sz w:val="30"/>
            <w:szCs w:val="30"/>
          </w:rPr>
          <w:delText>发</w:delText>
        </w:r>
      </w:del>
      <w:r w:rsidRPr="0085338C">
        <w:rPr>
          <w:rFonts w:ascii="宋体" w:eastAsia="宋体" w:hAnsi="宋体" w:hint="eastAsia"/>
          <w:sz w:val="30"/>
          <w:szCs w:val="30"/>
        </w:rPr>
        <w:t>（左右）</w:t>
      </w:r>
      <w:ins w:id="41" w:author="Guangyu Zhu" w:date="2025-12-31T17:36:00Z" w16du:dateUtc="2025-12-31T09:36:00Z">
        <w:r w:rsidR="00E46F98" w:rsidRPr="00E46F98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85338C">
        <w:rPr>
          <w:rFonts w:ascii="宋体" w:eastAsia="宋体" w:hAnsi="宋体" w:hint="eastAsia"/>
          <w:sz w:val="30"/>
          <w:szCs w:val="30"/>
        </w:rPr>
        <w:t>（毋）比，</w:t>
      </w:r>
      <w:ins w:id="42" w:author="Guangyu Zhu" w:date="2025-12-31T17:43:00Z" w16du:dateUtc="2025-12-31T09:43:00Z">
        <w:r w:rsidR="001034D4" w:rsidRPr="001034D4">
          <w:rPr>
            <w:rFonts w:ascii="SimSun-ExtG" w:eastAsia="SimSun-ExtG" w:hAnsi="SimSun-ExtG" w:cs="SimSun-ExtG" w:hint="eastAsia"/>
            <w:sz w:val="30"/>
            <w:szCs w:val="30"/>
          </w:rPr>
          <w:t>𰐓</w:t>
        </w:r>
      </w:ins>
      <w:del w:id="43" w:author="Guangyu Zhu" w:date="2025-12-31T17:43:00Z" w16du:dateUtc="2025-12-31T09:43:00Z">
        <w:r w:rsidRPr="0085338C" w:rsidDel="001034D4">
          <w:rPr>
            <w:rFonts w:ascii="宋体" w:eastAsia="宋体" w:hAnsi="宋体" w:hint="eastAsia"/>
            <w:sz w:val="30"/>
            <w:szCs w:val="30"/>
          </w:rPr>
          <w:delText>强</w:delText>
        </w:r>
      </w:del>
      <w:r w:rsidRPr="0085338C">
        <w:rPr>
          <w:rFonts w:ascii="宋体" w:eastAsia="宋体" w:hAnsi="宋体" w:hint="eastAsia"/>
          <w:sz w:val="30"/>
          <w:szCs w:val="30"/>
        </w:rPr>
        <w:t>（強）</w:t>
      </w:r>
      <w:ins w:id="44" w:author="Guangyu Zhu" w:date="2025-12-31T17:44:00Z" w16du:dateUtc="2025-12-31T09:44:00Z">
        <w:r w:rsidR="001034D4" w:rsidRPr="001034D4">
          <w:rPr>
            <w:rFonts w:ascii="SimSun-ExtB" w:eastAsia="SimSun-ExtB" w:hAnsi="SimSun-ExtB" w:cs="SimSun-ExtB" w:hint="eastAsia"/>
            <w:sz w:val="30"/>
            <w:szCs w:val="30"/>
          </w:rPr>
          <w:t>𢼶</w:t>
        </w:r>
      </w:ins>
      <w:del w:id="45" w:author="Guangyu Zhu" w:date="2025-12-31T17:44:00Z" w16du:dateUtc="2025-12-31T09:44:00Z">
        <w:r w:rsidRPr="0085338C" w:rsidDel="001034D4">
          <w:rPr>
            <w:rFonts w:ascii="宋体" w:eastAsia="宋体" w:hAnsi="宋体" w:hint="eastAsia"/>
            <w:sz w:val="30"/>
            <w:szCs w:val="30"/>
          </w:rPr>
          <w:delText>瓶</w:delText>
        </w:r>
      </w:del>
      <w:r w:rsidRPr="0085338C">
        <w:rPr>
          <w:rFonts w:ascii="宋体" w:eastAsia="宋体" w:hAnsi="宋体" w:hint="eastAsia"/>
          <w:sz w:val="30"/>
          <w:szCs w:val="30"/>
        </w:rPr>
        <w:t>（</w:t>
      </w:r>
      <w:ins w:id="46" w:author="Guangyu Zhu" w:date="2025-12-31T17:44:00Z" w16du:dateUtc="2025-12-31T09:44:00Z">
        <w:r w:rsidR="001034D4" w:rsidRPr="001034D4">
          <w:rPr>
            <w:rFonts w:ascii="宋体" w:eastAsia="宋体" w:hAnsi="宋体" w:hint="eastAsia"/>
            <w:sz w:val="30"/>
            <w:szCs w:val="30"/>
          </w:rPr>
          <w:t>㔙</w:t>
        </w:r>
      </w:ins>
      <w:del w:id="47" w:author="Guangyu Zhu" w:date="2025-12-31T17:44:00Z" w16du:dateUtc="2025-12-31T09:44:00Z">
        <w:r w:rsidRPr="0085338C" w:rsidDel="001034D4">
          <w:rPr>
            <w:rFonts w:ascii="宋体" w:eastAsia="宋体" w:hAnsi="宋体" w:hint="eastAsia"/>
            <w:sz w:val="30"/>
            <w:szCs w:val="30"/>
          </w:rPr>
          <w:delText>肋</w:delText>
        </w:r>
      </w:del>
      <w:r w:rsidRPr="0085338C">
        <w:rPr>
          <w:rFonts w:ascii="宋体" w:eastAsia="宋体" w:hAnsi="宋体" w:hint="eastAsia"/>
          <w:sz w:val="30"/>
          <w:szCs w:val="30"/>
        </w:rPr>
        <w:t>）丩（收）出（絀）。”</w:t>
      </w:r>
    </w:p>
    <w:p w14:paraId="46544BE6" w14:textId="7D269D7D" w:rsidR="0085338C" w:rsidRPr="002B53F1" w:rsidRDefault="00E46F98" w:rsidP="0085338C">
      <w:pPr>
        <w:rPr>
          <w:rFonts w:ascii="宋体" w:eastAsia="宋体" w:hAnsi="宋体" w:hint="eastAsia"/>
          <w:b/>
          <w:bCs/>
          <w:sz w:val="30"/>
          <w:szCs w:val="30"/>
          <w:rPrChange w:id="48" w:author="Guangyu Zhu" w:date="2025-12-31T17:46:00Z" w16du:dateUtc="2025-12-31T09:46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49" w:author="Guangyu Zhu" w:date="2025-12-31T17:36:00Z" w16du:dateUtc="2025-12-31T09:36:00Z">
        <w:r w:rsidRPr="002B53F1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50" w:author="Guangyu Zhu" w:date="2025-12-31T17:46:00Z" w16du:dateUtc="2025-12-31T09:46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𢘃</w:t>
        </w:r>
      </w:ins>
      <w:del w:id="51" w:author="Guangyu Zhu" w:date="2025-12-31T17:36:00Z" w16du:dateUtc="2025-12-31T09:36:00Z">
        <w:r w:rsidR="0085338C" w:rsidRPr="002B53F1" w:rsidDel="00E46F98">
          <w:rPr>
            <w:rFonts w:ascii="宋体" w:eastAsia="宋体" w:hAnsi="宋体" w:hint="eastAsia"/>
            <w:b/>
            <w:bCs/>
            <w:sz w:val="30"/>
            <w:szCs w:val="30"/>
            <w:rPrChange w:id="52" w:author="Guangyu Zhu" w:date="2025-12-31T17:46:00Z" w16du:dateUtc="2025-12-31T09:4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拇</w:delText>
        </w:r>
      </w:del>
      <w:r w:rsidR="0085338C" w:rsidRPr="002B53F1">
        <w:rPr>
          <w:rFonts w:ascii="宋体" w:eastAsia="宋体" w:hAnsi="宋体" w:hint="eastAsia"/>
          <w:b/>
          <w:bCs/>
          <w:sz w:val="30"/>
          <w:szCs w:val="30"/>
          <w:rPrChange w:id="53" w:author="Guangyu Zhu" w:date="2025-12-31T17:46:00Z" w16du:dateUtc="2025-12-31T09:46:00Z">
            <w:rPr>
              <w:rFonts w:ascii="宋体" w:eastAsia="宋体" w:hAnsi="宋体" w:hint="eastAsia"/>
              <w:sz w:val="30"/>
              <w:szCs w:val="30"/>
            </w:rPr>
          </w:rPrChange>
        </w:rPr>
        <w:t>與撫</w:t>
      </w:r>
    </w:p>
    <w:p w14:paraId="2AF08109" w14:textId="0D1DC258" w:rsidR="0085338C" w:rsidRPr="0085338C" w:rsidRDefault="0085338C" w:rsidP="0085338C">
      <w:pPr>
        <w:rPr>
          <w:rFonts w:ascii="宋体" w:eastAsia="宋体" w:hAnsi="宋体" w:hint="eastAsia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《三壽》：“卹（恤）遠而</w:t>
      </w:r>
      <w:ins w:id="54" w:author="Guangyu Zhu" w:date="2025-12-31T17:37:00Z" w16du:dateUtc="2025-12-31T09:37:00Z">
        <w:r w:rsidR="00E46F98" w:rsidRPr="00E46F98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85338C">
        <w:rPr>
          <w:rFonts w:ascii="宋体" w:eastAsia="宋体" w:hAnsi="宋体" w:hint="eastAsia"/>
          <w:sz w:val="30"/>
          <w:szCs w:val="30"/>
        </w:rPr>
        <w:t>（撫）新（親），憙（喜）神而履（禮）人，寺（時）名曰</w:t>
      </w:r>
      <w:ins w:id="55" w:author="Guangyu Zhu" w:date="2025-12-31T17:45:00Z" w16du:dateUtc="2025-12-31T09:45:00Z">
        <w:r w:rsidR="001034D4" w:rsidRPr="001034D4">
          <w:rPr>
            <w:rFonts w:ascii="宋体" w:eastAsia="宋体" w:hAnsi="宋体" w:hint="eastAsia"/>
            <w:sz w:val="30"/>
            <w:szCs w:val="30"/>
          </w:rPr>
          <w:t>⿱</w:t>
        </w:r>
        <w:r w:rsidR="001034D4" w:rsidRPr="001034D4">
          <w:rPr>
            <w:rFonts w:ascii="SimSun-ExtG" w:eastAsia="SimSun-ExtG" w:hAnsi="SimSun-ExtG" w:cs="SimSun-ExtG" w:hint="eastAsia"/>
            <w:sz w:val="30"/>
            <w:szCs w:val="30"/>
          </w:rPr>
          <w:t>𲁢</w:t>
        </w:r>
        <w:r w:rsidR="001034D4" w:rsidRPr="001034D4">
          <w:rPr>
            <w:rFonts w:ascii="宋体" w:eastAsia="宋体" w:hAnsi="宋体" w:hint="eastAsia"/>
            <w:sz w:val="30"/>
            <w:szCs w:val="30"/>
          </w:rPr>
          <w:t>心</w:t>
        </w:r>
      </w:ins>
      <w:r w:rsidRPr="0085338C">
        <w:rPr>
          <w:rFonts w:ascii="宋体" w:eastAsia="宋体" w:hAnsi="宋体" w:hint="eastAsia"/>
          <w:sz w:val="30"/>
          <w:szCs w:val="30"/>
        </w:rPr>
        <w:t>（仁）</w:t>
      </w:r>
      <w:ins w:id="56" w:author="Guangyu Zhu" w:date="2025-12-31T17:45:00Z" w16du:dateUtc="2025-12-31T09:45:00Z">
        <w:r w:rsidR="001034D4">
          <w:rPr>
            <w:rFonts w:ascii="宋体" w:eastAsia="宋体" w:hAnsi="宋体" w:hint="eastAsia"/>
            <w:sz w:val="30"/>
            <w:szCs w:val="30"/>
          </w:rPr>
          <w:t>。</w:t>
        </w:r>
      </w:ins>
      <w:r w:rsidRPr="0085338C">
        <w:rPr>
          <w:rFonts w:ascii="宋体" w:eastAsia="宋体" w:hAnsi="宋体" w:hint="eastAsia"/>
          <w:sz w:val="30"/>
          <w:szCs w:val="30"/>
        </w:rPr>
        <w:t>”按，“</w:t>
      </w:r>
      <w:ins w:id="57" w:author="Guangyu Zhu" w:date="2025-12-31T17:37:00Z" w16du:dateUtc="2025-12-31T09:37:00Z">
        <w:r w:rsidR="00E46F98" w:rsidRPr="00E46F98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del w:id="58" w:author="Guangyu Zhu" w:date="2025-12-31T17:37:00Z" w16du:dateUtc="2025-12-31T09:37:00Z">
        <w:r w:rsidRPr="0085338C" w:rsidDel="00E46F98">
          <w:rPr>
            <w:rFonts w:ascii="宋体" w:eastAsia="宋体" w:hAnsi="宋体" w:hint="eastAsia"/>
            <w:sz w:val="30"/>
            <w:szCs w:val="30"/>
          </w:rPr>
          <w:delText>悔</w:delText>
        </w:r>
      </w:del>
      <w:r w:rsidRPr="0085338C">
        <w:rPr>
          <w:rFonts w:ascii="宋体" w:eastAsia="宋体" w:hAnsi="宋体" w:hint="eastAsia"/>
          <w:sz w:val="30"/>
          <w:szCs w:val="30"/>
        </w:rPr>
        <w:t>（撫）”字從段凱《</w:t>
      </w:r>
      <w:ins w:id="59" w:author="Guangyu Zhu" w:date="2025-12-31T17:45:00Z" w16du:dateUtc="2025-12-31T09:45:00Z">
        <w:r w:rsidR="001034D4" w:rsidRPr="001034D4">
          <w:rPr>
            <w:rFonts w:ascii="宋体" w:eastAsia="宋体" w:hAnsi="宋体" w:hint="eastAsia"/>
            <w:sz w:val="30"/>
            <w:szCs w:val="30"/>
          </w:rPr>
          <w:t>&lt;</w:t>
        </w:r>
      </w:ins>
      <w:del w:id="60" w:author="Guangyu Zhu" w:date="2025-12-31T17:45:00Z" w16du:dateUtc="2025-12-31T09:45:00Z">
        <w:r w:rsidRPr="0085338C" w:rsidDel="001034D4">
          <w:rPr>
            <w:rFonts w:ascii="宋体" w:eastAsia="宋体" w:hAnsi="宋体" w:hint="eastAsia"/>
            <w:sz w:val="30"/>
            <w:szCs w:val="30"/>
          </w:rPr>
          <w:delText>《</w:delText>
        </w:r>
      </w:del>
      <w:r w:rsidRPr="0085338C">
        <w:rPr>
          <w:rFonts w:ascii="宋体" w:eastAsia="宋体" w:hAnsi="宋体" w:hint="eastAsia"/>
          <w:sz w:val="30"/>
          <w:szCs w:val="30"/>
        </w:rPr>
        <w:t>清華藏簡（五）&gt;拾遺》（《簡帛》第十四輯，上海古籍出版社，2017年）讀。</w:t>
      </w:r>
    </w:p>
    <w:p w14:paraId="6792FEDF" w14:textId="5CD5BFBE" w:rsidR="0085338C" w:rsidRPr="002B53F1" w:rsidRDefault="002B53F1" w:rsidP="0085338C">
      <w:pPr>
        <w:rPr>
          <w:rFonts w:ascii="宋体" w:eastAsia="宋体" w:hAnsi="宋体" w:hint="eastAsia"/>
          <w:b/>
          <w:bCs/>
          <w:sz w:val="30"/>
          <w:szCs w:val="30"/>
          <w:rPrChange w:id="61" w:author="Guangyu Zhu" w:date="2025-12-31T17:46:00Z" w16du:dateUtc="2025-12-31T09:46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62" w:author="Guangyu Zhu" w:date="2025-12-31T17:46:00Z" w16du:dateUtc="2025-12-31T09:46:00Z">
        <w:r w:rsidRPr="002B53F1">
          <w:rPr>
            <w:rFonts w:ascii="宋体" w:eastAsia="宋体" w:hAnsi="宋体" w:cs="微软雅黑" w:hint="eastAsia"/>
            <w:b/>
            <w:bCs/>
            <w:sz w:val="30"/>
            <w:szCs w:val="30"/>
            <w:rPrChange w:id="63" w:author="Guangyu Zhu" w:date="2025-12-31T17:46:00Z" w16du:dateUtc="2025-12-31T09:46:00Z">
              <w:rPr>
                <w:rFonts w:ascii="微软雅黑" w:eastAsia="微软雅黑" w:hAnsi="微软雅黑" w:cs="微软雅黑" w:hint="eastAsia"/>
                <w:sz w:val="30"/>
                <w:szCs w:val="30"/>
              </w:rPr>
            </w:rPrChange>
          </w:rPr>
          <w:t>⿰日母</w:t>
        </w:r>
      </w:ins>
      <w:r w:rsidR="0085338C" w:rsidRPr="002B53F1">
        <w:rPr>
          <w:rFonts w:ascii="宋体" w:eastAsia="宋体" w:hAnsi="宋体" w:hint="eastAsia"/>
          <w:b/>
          <w:bCs/>
          <w:sz w:val="30"/>
          <w:szCs w:val="30"/>
          <w:rPrChange w:id="64" w:author="Guangyu Zhu" w:date="2025-12-31T17:46:00Z" w16du:dateUtc="2025-12-31T09:46:00Z">
            <w:rPr>
              <w:rFonts w:ascii="宋体" w:eastAsia="宋体" w:hAnsi="宋体" w:hint="eastAsia"/>
              <w:sz w:val="30"/>
              <w:szCs w:val="30"/>
            </w:rPr>
          </w:rPrChange>
        </w:rPr>
        <w:t>與海</w:t>
      </w:r>
    </w:p>
    <w:p w14:paraId="0D48B198" w14:textId="681936AE" w:rsidR="0085338C" w:rsidRPr="0085338C" w:rsidRDefault="0085338C" w:rsidP="0085338C">
      <w:pPr>
        <w:rPr>
          <w:rFonts w:ascii="宋体" w:eastAsia="宋体" w:hAnsi="宋体" w:hint="eastAsia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《楚帛書》甲：“山</w:t>
      </w:r>
      <w:ins w:id="65" w:author="Guangyu Zhu" w:date="2025-12-31T17:47:00Z" w16du:dateUtc="2025-12-31T09:47:00Z">
        <w:r w:rsidR="002B53F1" w:rsidRPr="002B53F1">
          <w:rPr>
            <w:rFonts w:ascii="SimSun-ExtG" w:eastAsia="SimSun-ExtG" w:hAnsi="SimSun-ExtG" w:cs="SimSun-ExtG" w:hint="eastAsia"/>
            <w:sz w:val="30"/>
            <w:szCs w:val="30"/>
          </w:rPr>
          <w:t>𱀬</w:t>
        </w:r>
      </w:ins>
      <w:r w:rsidRPr="0085338C">
        <w:rPr>
          <w:rFonts w:ascii="宋体" w:eastAsia="宋体" w:hAnsi="宋体" w:hint="eastAsia"/>
          <w:sz w:val="30"/>
          <w:szCs w:val="30"/>
        </w:rPr>
        <w:t>（陵）不</w:t>
      </w:r>
      <w:bookmarkStart w:id="66" w:name="_Hlk218095813"/>
      <w:ins w:id="67" w:author="Guangyu Zhu" w:date="2025-12-31T17:48:00Z" w16du:dateUtc="2025-12-31T09:48:00Z">
        <w:r w:rsidR="002B53F1" w:rsidRPr="002B53F1">
          <w:rPr>
            <w:rFonts w:ascii="宋体" w:eastAsia="宋体" w:hAnsi="宋体" w:hint="eastAsia"/>
            <w:sz w:val="30"/>
            <w:szCs w:val="30"/>
          </w:rPr>
          <w:t>⿹⿽戈乂⿱乂止</w:t>
        </w:r>
      </w:ins>
      <w:bookmarkEnd w:id="66"/>
      <w:r w:rsidRPr="0085338C">
        <w:rPr>
          <w:rFonts w:ascii="宋体" w:eastAsia="宋体" w:hAnsi="宋体" w:hint="eastAsia"/>
          <w:sz w:val="30"/>
          <w:szCs w:val="30"/>
        </w:rPr>
        <w:t>，乃命山川四</w:t>
      </w:r>
      <w:bookmarkStart w:id="68" w:name="_Hlk218095852"/>
      <w:ins w:id="69" w:author="Guangyu Zhu" w:date="2025-12-31T17:48:00Z" w16du:dateUtc="2025-12-31T09:48:00Z">
        <w:r w:rsidR="002B53F1" w:rsidRPr="002B53F1">
          <w:rPr>
            <w:rFonts w:ascii="宋体" w:eastAsia="宋体" w:hAnsi="宋体" w:hint="eastAsia"/>
            <w:sz w:val="30"/>
            <w:szCs w:val="30"/>
          </w:rPr>
          <w:t>⿰日母</w:t>
        </w:r>
      </w:ins>
      <w:bookmarkEnd w:id="68"/>
      <w:del w:id="70" w:author="Guangyu Zhu" w:date="2025-12-31T17:48:00Z" w16du:dateUtc="2025-12-31T09:48:00Z">
        <w:r w:rsidRPr="0085338C" w:rsidDel="002B53F1">
          <w:rPr>
            <w:rFonts w:ascii="宋体" w:eastAsia="宋体" w:hAnsi="宋体" w:hint="eastAsia"/>
            <w:sz w:val="30"/>
            <w:szCs w:val="30"/>
          </w:rPr>
          <w:delText>时</w:delText>
        </w:r>
      </w:del>
      <w:r w:rsidRPr="0085338C">
        <w:rPr>
          <w:rFonts w:ascii="宋体" w:eastAsia="宋体" w:hAnsi="宋体" w:hint="eastAsia"/>
          <w:sz w:val="30"/>
          <w:szCs w:val="30"/>
        </w:rPr>
        <w:t>（海）□</w:t>
      </w:r>
      <w:ins w:id="71" w:author="Guangyu Zhu" w:date="2025-12-31T17:49:00Z" w16du:dateUtc="2025-12-31T09:49:00Z">
        <w:r w:rsidR="002B53F1" w:rsidRPr="002B53F1">
          <w:rPr>
            <w:rFonts w:ascii="宋体" w:eastAsia="宋体" w:hAnsi="宋体" w:hint="eastAsia"/>
            <w:sz w:val="30"/>
            <w:szCs w:val="30"/>
          </w:rPr>
          <w:t>⿳宀屮炅</w:t>
        </w:r>
      </w:ins>
      <w:r w:rsidRPr="0085338C">
        <w:rPr>
          <w:rFonts w:ascii="宋体" w:eastAsia="宋体" w:hAnsi="宋体" w:hint="eastAsia"/>
          <w:sz w:val="30"/>
          <w:szCs w:val="30"/>
        </w:rPr>
        <w:t>（熱）</w:t>
      </w:r>
      <w:ins w:id="72" w:author="Guangyu Zhu" w:date="2025-12-31T17:49:00Z" w16du:dateUtc="2025-12-31T09:49:00Z">
        <w:r w:rsidR="002B53F1" w:rsidRPr="002B53F1">
          <w:rPr>
            <w:rFonts w:ascii="SimSun-ExtG" w:eastAsia="SimSun-ExtG" w:hAnsi="SimSun-ExtG" w:cs="SimSun-ExtG" w:hint="eastAsia"/>
            <w:sz w:val="30"/>
            <w:szCs w:val="30"/>
          </w:rPr>
          <w:t>𰟅</w:t>
        </w:r>
      </w:ins>
      <w:r w:rsidRPr="0085338C">
        <w:rPr>
          <w:rFonts w:ascii="宋体" w:eastAsia="宋体" w:hAnsi="宋体" w:hint="eastAsia"/>
          <w:sz w:val="30"/>
          <w:szCs w:val="30"/>
        </w:rPr>
        <w:t>（氣）寒</w:t>
      </w:r>
      <w:ins w:id="73" w:author="Guangyu Zhu" w:date="2025-12-31T17:49:00Z" w16du:dateUtc="2025-12-31T09:49:00Z">
        <w:r w:rsidR="002B53F1" w:rsidRPr="002B53F1">
          <w:rPr>
            <w:rFonts w:ascii="SimSun-ExtG" w:eastAsia="SimSun-ExtG" w:hAnsi="SimSun-ExtG" w:cs="SimSun-ExtG" w:hint="eastAsia"/>
            <w:sz w:val="30"/>
            <w:szCs w:val="30"/>
          </w:rPr>
          <w:t>𰟅</w:t>
        </w:r>
      </w:ins>
      <w:r w:rsidRPr="0085338C">
        <w:rPr>
          <w:rFonts w:ascii="宋体" w:eastAsia="宋体" w:hAnsi="宋体" w:hint="eastAsia"/>
          <w:sz w:val="30"/>
          <w:szCs w:val="30"/>
        </w:rPr>
        <w:t>（氣），以爲其</w:t>
      </w:r>
      <w:ins w:id="74" w:author="Guangyu Zhu" w:date="2025-12-31T17:49:00Z" w16du:dateUtc="2025-12-31T09:49:00Z">
        <w:r w:rsidR="002B53F1" w:rsidRPr="002B53F1">
          <w:rPr>
            <w:rFonts w:ascii="宋体" w:eastAsia="宋体" w:hAnsi="宋体" w:hint="eastAsia"/>
            <w:sz w:val="30"/>
            <w:szCs w:val="30"/>
          </w:rPr>
          <w:t>⿹⿽戈</w:t>
        </w:r>
        <w:r w:rsidR="002B53F1" w:rsidRPr="002B53F1">
          <w:rPr>
            <w:rFonts w:ascii="宋体" w:eastAsia="宋体" w:hAnsi="宋体" w:hint="eastAsia"/>
            <w:sz w:val="30"/>
            <w:szCs w:val="30"/>
          </w:rPr>
          <w:lastRenderedPageBreak/>
          <w:t>乂⿱乂止</w:t>
        </w:r>
      </w:ins>
      <w:del w:id="75" w:author="Guangyu Zhu" w:date="2025-12-31T17:49:00Z" w16du:dateUtc="2025-12-31T09:49:00Z">
        <w:r w:rsidRPr="0085338C" w:rsidDel="002B53F1">
          <w:rPr>
            <w:rFonts w:ascii="宋体" w:eastAsia="宋体" w:hAnsi="宋体" w:hint="eastAsia"/>
            <w:sz w:val="30"/>
            <w:szCs w:val="30"/>
          </w:rPr>
          <w:delText>戮</w:delText>
        </w:r>
      </w:del>
      <w:r w:rsidRPr="0085338C">
        <w:rPr>
          <w:rFonts w:ascii="宋体" w:eastAsia="宋体" w:hAnsi="宋体" w:hint="eastAsia"/>
          <w:sz w:val="30"/>
          <w:szCs w:val="30"/>
        </w:rPr>
        <w:t>。”</w:t>
      </w:r>
    </w:p>
    <w:p w14:paraId="38D1BC02" w14:textId="322DBC34" w:rsidR="0085338C" w:rsidRPr="0085338C" w:rsidRDefault="0085338C" w:rsidP="0085338C">
      <w:pPr>
        <w:rPr>
          <w:rFonts w:ascii="宋体" w:eastAsia="宋体" w:hAnsi="宋体" w:hint="eastAsia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《説命上》：“其隹（惟）敚（説）邑，才（在）北</w:t>
      </w:r>
      <w:ins w:id="76" w:author="Guangyu Zhu" w:date="2025-12-31T17:50:00Z" w16du:dateUtc="2025-12-31T09:50:00Z">
        <w:r w:rsidR="002B53F1" w:rsidRPr="002B53F1">
          <w:rPr>
            <w:rFonts w:ascii="宋体" w:eastAsia="宋体" w:hAnsi="宋体" w:hint="eastAsia"/>
            <w:sz w:val="30"/>
            <w:szCs w:val="30"/>
          </w:rPr>
          <w:t>⿰日母</w:t>
        </w:r>
      </w:ins>
      <w:del w:id="77" w:author="Guangyu Zhu" w:date="2025-12-31T17:50:00Z" w16du:dateUtc="2025-12-31T09:50:00Z">
        <w:r w:rsidRPr="0085338C" w:rsidDel="002B53F1">
          <w:rPr>
            <w:rFonts w:ascii="宋体" w:eastAsia="宋体" w:hAnsi="宋体" w:hint="eastAsia"/>
            <w:sz w:val="30"/>
            <w:szCs w:val="30"/>
          </w:rPr>
          <w:delText>时</w:delText>
        </w:r>
      </w:del>
      <w:r w:rsidRPr="0085338C">
        <w:rPr>
          <w:rFonts w:ascii="宋体" w:eastAsia="宋体" w:hAnsi="宋体" w:hint="eastAsia"/>
          <w:sz w:val="30"/>
          <w:szCs w:val="30"/>
        </w:rPr>
        <w:t>（海）之州，是隹（惟）員（圜</w:t>
      </w:r>
      <w:ins w:id="78" w:author="Guangyu Zhu" w:date="2025-12-31T17:50:00Z" w16du:dateUtc="2025-12-31T09:50:00Z">
        <w:r w:rsidR="002B53F1">
          <w:rPr>
            <w:rFonts w:ascii="宋体" w:eastAsia="宋体" w:hAnsi="宋体" w:hint="eastAsia"/>
            <w:sz w:val="30"/>
            <w:szCs w:val="30"/>
          </w:rPr>
          <w:t>）</w:t>
        </w:r>
      </w:ins>
      <w:r w:rsidRPr="0085338C">
        <w:rPr>
          <w:rFonts w:ascii="宋体" w:eastAsia="宋体" w:hAnsi="宋体" w:hint="eastAsia"/>
          <w:sz w:val="30"/>
          <w:szCs w:val="30"/>
        </w:rPr>
        <w:t>土。”</w:t>
      </w:r>
    </w:p>
    <w:p w14:paraId="61265D82" w14:textId="0272F5F4" w:rsidR="0085338C" w:rsidRPr="0085338C" w:rsidRDefault="0085338C" w:rsidP="0085338C">
      <w:pPr>
        <w:rPr>
          <w:rFonts w:ascii="宋体" w:eastAsia="宋体" w:hAnsi="宋体" w:hint="eastAsia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《赤</w:t>
      </w:r>
      <w:ins w:id="79" w:author="Guangyu Zhu" w:date="2025-12-31T17:52:00Z" w16du:dateUtc="2025-12-31T09:52:00Z">
        <w:r w:rsidR="00461347" w:rsidRPr="00461347">
          <w:rPr>
            <w:rFonts w:ascii="SimSun-ExtG" w:eastAsia="SimSun-ExtG" w:hAnsi="SimSun-ExtG" w:cs="SimSun-ExtG" w:hint="eastAsia"/>
            <w:sz w:val="30"/>
            <w:szCs w:val="30"/>
          </w:rPr>
          <w:t>𱈰</w:t>
        </w:r>
      </w:ins>
      <w:r w:rsidRPr="0085338C">
        <w:rPr>
          <w:rFonts w:ascii="宋体" w:eastAsia="宋体" w:hAnsi="宋体" w:hint="eastAsia"/>
          <w:sz w:val="30"/>
          <w:szCs w:val="30"/>
        </w:rPr>
        <w:t>》：“少（小）臣受其余（餘）而嘗之，亦卲（超）然四</w:t>
      </w:r>
      <w:ins w:id="80" w:author="Guangyu Zhu" w:date="2025-12-31T17:50:00Z" w16du:dateUtc="2025-12-31T09:50:00Z">
        <w:r w:rsidR="002B53F1" w:rsidRPr="002B53F1">
          <w:rPr>
            <w:rFonts w:ascii="宋体" w:eastAsia="宋体" w:hAnsi="宋体" w:hint="eastAsia"/>
            <w:sz w:val="30"/>
            <w:szCs w:val="30"/>
          </w:rPr>
          <w:t>⿰日母</w:t>
        </w:r>
      </w:ins>
      <w:del w:id="81" w:author="Guangyu Zhu" w:date="2025-12-31T17:50:00Z" w16du:dateUtc="2025-12-31T09:50:00Z">
        <w:r w:rsidRPr="0085338C" w:rsidDel="002B53F1">
          <w:rPr>
            <w:rFonts w:ascii="宋体" w:eastAsia="宋体" w:hAnsi="宋体" w:hint="eastAsia"/>
            <w:sz w:val="30"/>
            <w:szCs w:val="30"/>
          </w:rPr>
          <w:delText>时</w:delText>
        </w:r>
      </w:del>
      <w:r w:rsidRPr="0085338C">
        <w:rPr>
          <w:rFonts w:ascii="宋体" w:eastAsia="宋体" w:hAnsi="宋体" w:hint="eastAsia"/>
          <w:sz w:val="30"/>
          <w:szCs w:val="30"/>
        </w:rPr>
        <w:t>（海）之外，亡（無</w:t>
      </w:r>
      <w:ins w:id="82" w:author="Guangyu Zhu" w:date="2025-12-31T17:52:00Z" w16du:dateUtc="2025-12-31T09:52:00Z">
        <w:r w:rsidR="00461347">
          <w:rPr>
            <w:rFonts w:ascii="宋体" w:eastAsia="宋体" w:hAnsi="宋体" w:hint="eastAsia"/>
            <w:sz w:val="30"/>
            <w:szCs w:val="30"/>
          </w:rPr>
          <w:t>）</w:t>
        </w:r>
      </w:ins>
      <w:r w:rsidRPr="0085338C">
        <w:rPr>
          <w:rFonts w:ascii="宋体" w:eastAsia="宋体" w:hAnsi="宋体" w:hint="eastAsia"/>
          <w:sz w:val="30"/>
          <w:szCs w:val="30"/>
        </w:rPr>
        <w:t>不見也。”</w:t>
      </w:r>
    </w:p>
    <w:p w14:paraId="74C1CA5D" w14:textId="3189648B" w:rsidR="002B53F1" w:rsidRDefault="0085338C" w:rsidP="0085338C">
      <w:pPr>
        <w:rPr>
          <w:ins w:id="83" w:author="Guangyu Zhu" w:date="2025-12-31T17:50:00Z" w16du:dateUtc="2025-12-31T09:50:00Z"/>
          <w:rFonts w:ascii="宋体" w:eastAsia="宋体" w:hAnsi="宋体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《三壽》：“四</w:t>
      </w:r>
      <w:ins w:id="84" w:author="Guangyu Zhu" w:date="2025-12-31T17:50:00Z" w16du:dateUtc="2025-12-31T09:50:00Z">
        <w:r w:rsidR="002B53F1" w:rsidRPr="002B53F1">
          <w:rPr>
            <w:rFonts w:ascii="宋体" w:eastAsia="宋体" w:hAnsi="宋体" w:hint="eastAsia"/>
            <w:sz w:val="30"/>
            <w:szCs w:val="30"/>
          </w:rPr>
          <w:t>⿰日母</w:t>
        </w:r>
      </w:ins>
      <w:del w:id="85" w:author="Guangyu Zhu" w:date="2025-12-31T17:50:00Z" w16du:dateUtc="2025-12-31T09:50:00Z">
        <w:r w:rsidRPr="0085338C" w:rsidDel="002B53F1">
          <w:rPr>
            <w:rFonts w:ascii="宋体" w:eastAsia="宋体" w:hAnsi="宋体" w:hint="eastAsia"/>
            <w:sz w:val="30"/>
            <w:szCs w:val="30"/>
          </w:rPr>
          <w:delText>晦</w:delText>
        </w:r>
      </w:del>
      <w:r w:rsidRPr="0085338C">
        <w:rPr>
          <w:rFonts w:ascii="宋体" w:eastAsia="宋体" w:hAnsi="宋体" w:hint="eastAsia"/>
          <w:sz w:val="30"/>
          <w:szCs w:val="30"/>
        </w:rPr>
        <w:t>（海）之</w:t>
      </w:r>
      <w:ins w:id="86" w:author="Guangyu Zhu" w:date="2025-12-31T17:53:00Z" w16du:dateUtc="2025-12-31T09:53:00Z">
        <w:r w:rsidR="00461347" w:rsidRPr="00461347">
          <w:rPr>
            <w:rFonts w:ascii="SimSun-ExtB" w:eastAsia="SimSun-ExtB" w:hAnsi="SimSun-ExtB" w:cs="SimSun-ExtB" w:hint="eastAsia"/>
            <w:sz w:val="30"/>
            <w:szCs w:val="30"/>
          </w:rPr>
          <w:t>𡰥</w:t>
        </w:r>
      </w:ins>
      <w:r w:rsidRPr="0085338C">
        <w:rPr>
          <w:rFonts w:ascii="宋体" w:eastAsia="宋体" w:hAnsi="宋体" w:hint="eastAsia"/>
          <w:sz w:val="30"/>
          <w:szCs w:val="30"/>
        </w:rPr>
        <w:t>（夷）則</w:t>
      </w:r>
      <w:ins w:id="87" w:author="Guangyu Zhu" w:date="2025-12-31T17:53:00Z" w16du:dateUtc="2025-12-31T09:53:00Z">
        <w:r w:rsidR="00461347" w:rsidRPr="001034D4">
          <w:rPr>
            <w:rFonts w:ascii="SimSun-ExtG" w:eastAsia="SimSun-ExtG" w:hAnsi="SimSun-ExtG" w:cs="SimSun-ExtG" w:hint="eastAsia"/>
            <w:sz w:val="30"/>
            <w:szCs w:val="30"/>
          </w:rPr>
          <w:t>𰆺</w:t>
        </w:r>
      </w:ins>
      <w:del w:id="88" w:author="Guangyu Zhu" w:date="2025-12-31T17:53:00Z" w16du:dateUtc="2025-12-31T09:53:00Z">
        <w:r w:rsidRPr="0085338C" w:rsidDel="00461347">
          <w:rPr>
            <w:rFonts w:ascii="宋体" w:eastAsia="宋体" w:hAnsi="宋体" w:hint="eastAsia"/>
            <w:sz w:val="30"/>
            <w:szCs w:val="30"/>
          </w:rPr>
          <w:delText>复</w:delText>
        </w:r>
      </w:del>
      <w:r w:rsidRPr="0085338C">
        <w:rPr>
          <w:rFonts w:ascii="宋体" w:eastAsia="宋体" w:hAnsi="宋体" w:hint="eastAsia"/>
          <w:sz w:val="30"/>
          <w:szCs w:val="30"/>
        </w:rPr>
        <w:t>（作），九牧九矣（有）</w:t>
      </w:r>
      <w:del w:id="89" w:author="Guangyu Zhu" w:date="2025-12-31T17:53:00Z" w16du:dateUtc="2025-12-31T09:53:00Z">
        <w:r w:rsidRPr="0085338C" w:rsidDel="00461347">
          <w:rPr>
            <w:rFonts w:ascii="宋体" w:eastAsia="宋体" w:hAnsi="宋体" w:hint="eastAsia"/>
            <w:sz w:val="30"/>
            <w:szCs w:val="30"/>
          </w:rPr>
          <w:delText>牺</w:delText>
        </w:r>
      </w:del>
      <w:ins w:id="90" w:author="Guangyu Zhu" w:date="2025-12-31T17:55:00Z" w16du:dateUtc="2025-12-31T09:55:00Z">
        <w:r w:rsidR="00461347" w:rsidRPr="00461347">
          <w:rPr>
            <w:rFonts w:ascii="SimSun-ExtB" w:eastAsia="SimSun-ExtB" w:hAnsi="SimSun-ExtB" w:cs="SimSun-ExtB" w:hint="eastAsia"/>
            <w:sz w:val="30"/>
            <w:szCs w:val="30"/>
          </w:rPr>
          <w:t>𨟻</w:t>
        </w:r>
      </w:ins>
      <w:r w:rsidRPr="0085338C">
        <w:rPr>
          <w:rFonts w:ascii="宋体" w:eastAsia="宋体" w:hAnsi="宋体" w:hint="eastAsia"/>
          <w:sz w:val="30"/>
          <w:szCs w:val="30"/>
        </w:rPr>
        <w:t>（將）喪。”</w:t>
      </w:r>
    </w:p>
    <w:p w14:paraId="43121525" w14:textId="03B11EDE" w:rsidR="0085338C" w:rsidRPr="0028143C" w:rsidRDefault="002B53F1" w:rsidP="0085338C">
      <w:pPr>
        <w:rPr>
          <w:rFonts w:ascii="宋体" w:eastAsia="宋体" w:hAnsi="宋体" w:hint="eastAsia"/>
          <w:b/>
          <w:bCs/>
          <w:sz w:val="30"/>
          <w:szCs w:val="30"/>
          <w:rPrChange w:id="91" w:author="Guangyu Zhu" w:date="2025-12-31T18:11:00Z" w16du:dateUtc="2025-12-31T10:1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92" w:author="Guangyu Zhu" w:date="2025-12-31T17:50:00Z" w16du:dateUtc="2025-12-31T09:50:00Z">
        <w:r w:rsidRPr="0028143C">
          <w:rPr>
            <w:rFonts w:ascii="宋体" w:eastAsia="宋体" w:hAnsi="宋体" w:hint="eastAsia"/>
            <w:b/>
            <w:bCs/>
            <w:sz w:val="30"/>
            <w:szCs w:val="30"/>
            <w:rPrChange w:id="93" w:author="Guangyu Zhu" w:date="2025-12-31T18:11:00Z" w16du:dateUtc="2025-12-31T10:11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⿰日母</w:t>
        </w:r>
      </w:ins>
      <w:r w:rsidR="0085338C" w:rsidRPr="0028143C">
        <w:rPr>
          <w:rFonts w:ascii="宋体" w:eastAsia="宋体" w:hAnsi="宋体" w:hint="eastAsia"/>
          <w:b/>
          <w:bCs/>
          <w:sz w:val="30"/>
          <w:szCs w:val="30"/>
          <w:rPrChange w:id="94" w:author="Guangyu Zhu" w:date="2025-12-31T18:11:00Z" w16du:dateUtc="2025-12-31T10:11:00Z">
            <w:rPr>
              <w:rFonts w:ascii="宋体" w:eastAsia="宋体" w:hAnsi="宋体" w:hint="eastAsia"/>
              <w:sz w:val="30"/>
              <w:szCs w:val="30"/>
            </w:rPr>
          </w:rPrChange>
        </w:rPr>
        <w:t>與晦</w:t>
      </w:r>
    </w:p>
    <w:p w14:paraId="27C201C9" w14:textId="33F07074" w:rsidR="0085338C" w:rsidRPr="0085338C" w:rsidRDefault="0085338C" w:rsidP="0085338C">
      <w:pPr>
        <w:rPr>
          <w:rFonts w:ascii="宋体" w:eastAsia="宋体" w:hAnsi="宋体" w:hint="eastAsia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《亙先》：“先又（有）</w:t>
      </w:r>
      <w:ins w:id="95" w:author="Guangyu Zhu" w:date="2025-12-31T17:50:00Z" w16du:dateUtc="2025-12-31T09:50:00Z">
        <w:r w:rsidR="002B53F1" w:rsidRPr="002B53F1">
          <w:rPr>
            <w:rFonts w:ascii="宋体" w:eastAsia="宋体" w:hAnsi="宋体" w:hint="eastAsia"/>
            <w:sz w:val="30"/>
            <w:szCs w:val="30"/>
          </w:rPr>
          <w:t>⿰日母</w:t>
        </w:r>
      </w:ins>
      <w:del w:id="96" w:author="Guangyu Zhu" w:date="2025-12-31T17:50:00Z" w16du:dateUtc="2025-12-31T09:50:00Z">
        <w:r w:rsidRPr="0085338C" w:rsidDel="002B53F1">
          <w:rPr>
            <w:rFonts w:ascii="宋体" w:eastAsia="宋体" w:hAnsi="宋体" w:hint="eastAsia"/>
            <w:sz w:val="30"/>
            <w:szCs w:val="30"/>
          </w:rPr>
          <w:delText>时</w:delText>
        </w:r>
      </w:del>
      <w:r w:rsidRPr="0085338C">
        <w:rPr>
          <w:rFonts w:ascii="宋体" w:eastAsia="宋体" w:hAnsi="宋体" w:hint="eastAsia"/>
          <w:sz w:val="30"/>
          <w:szCs w:val="30"/>
        </w:rPr>
        <w:t>（晦），安（焉）又（有）明。”</w:t>
      </w:r>
    </w:p>
    <w:p w14:paraId="58CB5196" w14:textId="06F526E2" w:rsidR="0085338C" w:rsidRPr="0085338C" w:rsidRDefault="0085338C" w:rsidP="0085338C">
      <w:pPr>
        <w:rPr>
          <w:rFonts w:ascii="宋体" w:eastAsia="宋体" w:hAnsi="宋体" w:hint="eastAsia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《融師》：“</w:t>
      </w:r>
      <w:ins w:id="97" w:author="Guangyu Zhu" w:date="2025-12-31T17:56:00Z" w16du:dateUtc="2025-12-31T09:56:00Z">
        <w:r w:rsidR="00461347" w:rsidRPr="00461347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98" w:author="Guangyu Zhu" w:date="2025-12-31T17:56:00Z" w16du:dateUtc="2025-12-31T09:56:00Z">
        <w:r w:rsidRPr="0085338C" w:rsidDel="00461347">
          <w:rPr>
            <w:rFonts w:ascii="宋体" w:eastAsia="宋体" w:hAnsi="宋体" w:hint="eastAsia"/>
            <w:sz w:val="30"/>
            <w:szCs w:val="30"/>
          </w:rPr>
          <w:delText>√婚</w:delText>
        </w:r>
      </w:del>
      <w:ins w:id="99" w:author="Guangyu Zhu" w:date="2025-12-31T17:56:00Z" w16du:dateUtc="2025-12-31T09:56:00Z">
        <w:r w:rsidR="00461347">
          <w:rPr>
            <w:rFonts w:ascii="宋体" w:eastAsia="宋体" w:hAnsi="宋体" w:hint="eastAsia"/>
            <w:sz w:val="30"/>
            <w:szCs w:val="30"/>
          </w:rPr>
          <w:t>䎽</w:t>
        </w:r>
      </w:ins>
      <w:r w:rsidRPr="0085338C">
        <w:rPr>
          <w:rFonts w:ascii="宋体" w:eastAsia="宋体" w:hAnsi="宋体" w:hint="eastAsia"/>
          <w:sz w:val="30"/>
          <w:szCs w:val="30"/>
        </w:rPr>
        <w:t>（聞）</w:t>
      </w:r>
      <w:ins w:id="100" w:author="Guangyu Zhu" w:date="2025-12-31T17:56:00Z" w16du:dateUtc="2025-12-31T09:56:00Z">
        <w:r w:rsidR="00461347" w:rsidRPr="00461347">
          <w:rPr>
            <w:rFonts w:ascii="宋体" w:eastAsia="宋体" w:hAnsi="宋体" w:hint="eastAsia"/>
            <w:sz w:val="30"/>
            <w:szCs w:val="30"/>
          </w:rPr>
          <w:t>⿱琮止</w:t>
        </w:r>
      </w:ins>
      <w:r w:rsidRPr="0085338C">
        <w:rPr>
          <w:rFonts w:ascii="宋体" w:eastAsia="宋体" w:hAnsi="宋体" w:hint="eastAsia"/>
          <w:sz w:val="30"/>
          <w:szCs w:val="30"/>
        </w:rPr>
        <w:t>昜，顏色深</w:t>
      </w:r>
      <w:ins w:id="101" w:author="Guangyu Zhu" w:date="2025-12-31T17:51:00Z" w16du:dateUtc="2025-12-31T09:51:00Z">
        <w:r w:rsidR="002B53F1" w:rsidRPr="002B53F1">
          <w:rPr>
            <w:rFonts w:ascii="宋体" w:eastAsia="宋体" w:hAnsi="宋体" w:hint="eastAsia"/>
            <w:sz w:val="30"/>
            <w:szCs w:val="30"/>
          </w:rPr>
          <w:t>⿰日母</w:t>
        </w:r>
      </w:ins>
      <w:del w:id="102" w:author="Guangyu Zhu" w:date="2025-12-31T17:51:00Z" w16du:dateUtc="2025-12-31T09:51:00Z">
        <w:r w:rsidRPr="0085338C" w:rsidDel="002B53F1">
          <w:rPr>
            <w:rFonts w:ascii="宋体" w:eastAsia="宋体" w:hAnsi="宋体" w:hint="eastAsia"/>
            <w:sz w:val="30"/>
            <w:szCs w:val="30"/>
          </w:rPr>
          <w:delText>呣</w:delText>
        </w:r>
      </w:del>
      <w:r w:rsidRPr="0085338C">
        <w:rPr>
          <w:rFonts w:ascii="宋体" w:eastAsia="宋体" w:hAnsi="宋体" w:hint="eastAsia"/>
          <w:sz w:val="30"/>
          <w:szCs w:val="30"/>
        </w:rPr>
        <w:t>（晦），而志行</w:t>
      </w:r>
      <w:del w:id="103" w:author="Guangyu Zhu" w:date="2025-12-31T17:56:00Z" w16du:dateUtc="2025-12-31T09:56:00Z">
        <w:r w:rsidRPr="00461347" w:rsidDel="00461347">
          <w:rPr>
            <w:rFonts w:ascii="宋体" w:eastAsia="宋体" w:hAnsi="宋体" w:hint="eastAsia"/>
            <w:sz w:val="30"/>
            <w:szCs w:val="30"/>
            <w:highlight w:val="yellow"/>
            <w:rPrChange w:id="104" w:author="Guangyu Zhu" w:date="2025-12-31T17:56:00Z" w16du:dateUtc="2025-12-31T09:5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㬎</w:delText>
        </w:r>
      </w:del>
      <w:ins w:id="105" w:author="Guangyu Zhu" w:date="2025-12-31T17:57:00Z" w16du:dateUtc="2025-12-31T09:57:00Z">
        <w:r w:rsidR="00461347" w:rsidRPr="00461347">
          <w:rPr>
            <w:rFonts w:ascii="SimSun-ExtB" w:eastAsia="SimSun-ExtB" w:hAnsi="SimSun-ExtB" w:cs="SimSun-ExtB" w:hint="eastAsia"/>
            <w:sz w:val="30"/>
            <w:szCs w:val="30"/>
          </w:rPr>
          <w:t>𣊡</w:t>
        </w:r>
      </w:ins>
      <w:r w:rsidRPr="0085338C">
        <w:rPr>
          <w:rFonts w:ascii="宋体" w:eastAsia="宋体" w:hAnsi="宋体" w:hint="eastAsia"/>
          <w:sz w:val="30"/>
          <w:szCs w:val="30"/>
        </w:rPr>
        <w:t>（顯）明。”</w:t>
      </w:r>
    </w:p>
    <w:p w14:paraId="381AFBF6" w14:textId="4EB50B65" w:rsidR="00461347" w:rsidRDefault="0085338C" w:rsidP="0085338C">
      <w:pPr>
        <w:rPr>
          <w:ins w:id="106" w:author="Guangyu Zhu" w:date="2025-12-31T17:51:00Z" w16du:dateUtc="2025-12-31T09:51:00Z"/>
          <w:rFonts w:ascii="宋体" w:eastAsia="宋体" w:hAnsi="宋体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《三壽》：“古（胡）曰</w:t>
      </w:r>
      <w:ins w:id="107" w:author="Guangyu Zhu" w:date="2025-12-31T17:51:00Z" w16du:dateUtc="2025-12-31T09:51:00Z">
        <w:r w:rsidR="00461347" w:rsidRPr="002B53F1">
          <w:rPr>
            <w:rFonts w:ascii="宋体" w:eastAsia="宋体" w:hAnsi="宋体" w:hint="eastAsia"/>
            <w:sz w:val="30"/>
            <w:szCs w:val="30"/>
          </w:rPr>
          <w:t>⿰日母</w:t>
        </w:r>
      </w:ins>
      <w:del w:id="108" w:author="Guangyu Zhu" w:date="2025-12-31T17:51:00Z" w16du:dateUtc="2025-12-31T09:51:00Z">
        <w:r w:rsidRPr="0085338C" w:rsidDel="00461347">
          <w:rPr>
            <w:rFonts w:ascii="宋体" w:eastAsia="宋体" w:hAnsi="宋体" w:hint="eastAsia"/>
            <w:sz w:val="30"/>
            <w:szCs w:val="30"/>
          </w:rPr>
          <w:delText>晦</w:delText>
        </w:r>
      </w:del>
      <w:r w:rsidRPr="0085338C">
        <w:rPr>
          <w:rFonts w:ascii="宋体" w:eastAsia="宋体" w:hAnsi="宋体" w:hint="eastAsia"/>
          <w:sz w:val="30"/>
          <w:szCs w:val="30"/>
        </w:rPr>
        <w:t>（晦？晦）則</w:t>
      </w:r>
      <w:ins w:id="109" w:author="Guangyu Zhu" w:date="2025-12-31T17:57:00Z" w16du:dateUtc="2025-12-31T09:57:00Z">
        <w:r w:rsidR="00461347" w:rsidRPr="00461347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110" w:author="Guangyu Zhu" w:date="2025-12-31T17:57:00Z" w16du:dateUtc="2025-12-31T09:57:00Z">
        <w:r w:rsidRPr="0085338C" w:rsidDel="00461347">
          <w:rPr>
            <w:rFonts w:ascii="宋体" w:eastAsia="宋体" w:hAnsi="宋体" w:hint="eastAsia"/>
            <w:sz w:val="30"/>
            <w:szCs w:val="30"/>
          </w:rPr>
          <w:delText>□</w:delText>
        </w:r>
      </w:del>
      <w:r w:rsidRPr="0085338C">
        <w:rPr>
          <w:rFonts w:ascii="宋体" w:eastAsia="宋体" w:hAnsi="宋体" w:hint="eastAsia"/>
          <w:sz w:val="30"/>
          <w:szCs w:val="30"/>
        </w:rPr>
        <w:t>。”</w:t>
      </w:r>
    </w:p>
    <w:p w14:paraId="0B05D1F8" w14:textId="6C6AA2C4" w:rsidR="0085338C" w:rsidRPr="0085338C" w:rsidRDefault="0085338C" w:rsidP="0085338C">
      <w:pPr>
        <w:rPr>
          <w:rFonts w:ascii="宋体" w:eastAsia="宋体" w:hAnsi="宋体" w:hint="eastAsia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《三壽》：“民之有</w:t>
      </w:r>
      <w:ins w:id="111" w:author="Guangyu Zhu" w:date="2025-12-31T17:51:00Z" w16du:dateUtc="2025-12-31T09:51:00Z">
        <w:r w:rsidR="00461347" w:rsidRPr="002B53F1">
          <w:rPr>
            <w:rFonts w:ascii="宋体" w:eastAsia="宋体" w:hAnsi="宋体" w:hint="eastAsia"/>
            <w:sz w:val="30"/>
            <w:szCs w:val="30"/>
          </w:rPr>
          <w:t>⿰日母</w:t>
        </w:r>
      </w:ins>
      <w:r w:rsidRPr="0085338C">
        <w:rPr>
          <w:rFonts w:ascii="宋体" w:eastAsia="宋体" w:hAnsi="宋体" w:hint="eastAsia"/>
          <w:sz w:val="30"/>
          <w:szCs w:val="30"/>
        </w:rPr>
        <w:t>（晦，晦）而本由生光。”按，整理者將“</w:t>
      </w:r>
      <w:ins w:id="112" w:author="Guangyu Zhu" w:date="2025-12-31T17:51:00Z" w16du:dateUtc="2025-12-31T09:51:00Z">
        <w:r w:rsidR="00461347" w:rsidRPr="002B53F1">
          <w:rPr>
            <w:rFonts w:ascii="宋体" w:eastAsia="宋体" w:hAnsi="宋体" w:hint="eastAsia"/>
            <w:sz w:val="30"/>
            <w:szCs w:val="30"/>
          </w:rPr>
          <w:t>⿰日母</w:t>
        </w:r>
      </w:ins>
      <w:del w:id="113" w:author="Guangyu Zhu" w:date="2025-12-31T17:51:00Z" w16du:dateUtc="2025-12-31T09:51:00Z">
        <w:r w:rsidRPr="0085338C" w:rsidDel="00461347">
          <w:rPr>
            <w:rFonts w:ascii="宋体" w:eastAsia="宋体" w:hAnsi="宋体" w:hint="eastAsia"/>
            <w:sz w:val="30"/>
            <w:szCs w:val="30"/>
          </w:rPr>
          <w:delText>晦</w:delText>
        </w:r>
      </w:del>
      <w:r w:rsidRPr="0085338C">
        <w:rPr>
          <w:rFonts w:ascii="宋体" w:eastAsia="宋体" w:hAnsi="宋体" w:hint="eastAsia"/>
          <w:sz w:val="30"/>
          <w:szCs w:val="30"/>
        </w:rPr>
        <w:t>”隸定爲“</w:t>
      </w:r>
      <w:ins w:id="114" w:author="Guangyu Zhu" w:date="2025-12-31T18:01:00Z" w16du:dateUtc="2025-12-31T10:01:00Z">
        <w:r w:rsidR="0028143C" w:rsidRPr="0028143C">
          <w:rPr>
            <w:rFonts w:ascii="SimSun-ExtG" w:eastAsia="SimSun-ExtG" w:hAnsi="SimSun-ExtG" w:cs="SimSun-ExtG" w:hint="eastAsia"/>
            <w:sz w:val="30"/>
            <w:szCs w:val="30"/>
          </w:rPr>
          <w:t>𰣅</w:t>
        </w:r>
      </w:ins>
      <w:r w:rsidRPr="0085338C">
        <w:rPr>
          <w:rFonts w:ascii="宋体" w:eastAsia="宋体" w:hAnsi="宋体" w:hint="eastAsia"/>
          <w:sz w:val="30"/>
          <w:szCs w:val="30"/>
        </w:rPr>
        <w:t>”。不確。</w:t>
      </w:r>
    </w:p>
    <w:p w14:paraId="7954CED6" w14:textId="252E1D04" w:rsidR="0085338C" w:rsidRPr="00A70B66" w:rsidRDefault="0028143C" w:rsidP="0085338C">
      <w:pPr>
        <w:rPr>
          <w:rFonts w:ascii="宋体" w:eastAsia="宋体" w:hAnsi="宋体" w:hint="eastAsia"/>
          <w:b/>
          <w:bCs/>
          <w:sz w:val="30"/>
          <w:szCs w:val="30"/>
          <w:rPrChange w:id="115" w:author="Guangyu Zhu" w:date="2025-12-31T18:12:00Z" w16du:dateUtc="2025-12-31T10:12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116" w:author="Guangyu Zhu" w:date="2025-12-31T18:01:00Z" w16du:dateUtc="2025-12-31T10:01:00Z">
        <w:r w:rsidRPr="00A70B66">
          <w:rPr>
            <w:rFonts w:ascii="宋体" w:eastAsia="宋体" w:hAnsi="宋体" w:hint="eastAsia"/>
            <w:b/>
            <w:bCs/>
            <w:sz w:val="30"/>
            <w:szCs w:val="30"/>
            <w:rPrChange w:id="117" w:author="Guangyu Zhu" w:date="2025-12-31T18:12:00Z" w16du:dateUtc="2025-12-31T10:12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⿰母月</w:t>
        </w:r>
      </w:ins>
      <w:del w:id="118" w:author="Guangyu Zhu" w:date="2025-12-31T18:01:00Z" w16du:dateUtc="2025-12-31T10:01:00Z">
        <w:r w:rsidR="0085338C" w:rsidRPr="00A70B66" w:rsidDel="0028143C">
          <w:rPr>
            <w:rFonts w:ascii="宋体" w:eastAsia="宋体" w:hAnsi="宋体" w:hint="eastAsia"/>
            <w:b/>
            <w:bCs/>
            <w:sz w:val="30"/>
            <w:szCs w:val="30"/>
            <w:rPrChange w:id="119" w:author="Guangyu Zhu" w:date="2025-12-31T18:12:00Z" w16du:dateUtc="2025-12-31T10:12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明</w:delText>
        </w:r>
      </w:del>
      <w:r w:rsidR="0085338C" w:rsidRPr="00A70B66">
        <w:rPr>
          <w:rFonts w:ascii="宋体" w:eastAsia="宋体" w:hAnsi="宋体" w:hint="eastAsia"/>
          <w:b/>
          <w:bCs/>
          <w:sz w:val="30"/>
          <w:szCs w:val="30"/>
          <w:rPrChange w:id="120" w:author="Guangyu Zhu" w:date="2025-12-31T18:12:00Z" w16du:dateUtc="2025-12-31T10:12:00Z">
            <w:rPr>
              <w:rFonts w:ascii="宋体" w:eastAsia="宋体" w:hAnsi="宋体" w:hint="eastAsia"/>
              <w:sz w:val="30"/>
              <w:szCs w:val="30"/>
            </w:rPr>
          </w:rPrChange>
        </w:rPr>
        <w:t>與晦</w:t>
      </w:r>
    </w:p>
    <w:p w14:paraId="458FED57" w14:textId="0903C26B" w:rsidR="0085338C" w:rsidRPr="0085338C" w:rsidRDefault="0085338C" w:rsidP="0085338C">
      <w:pPr>
        <w:rPr>
          <w:rFonts w:ascii="宋体" w:eastAsia="宋体" w:hAnsi="宋体" w:hint="eastAsia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《筮法二二》：“</w:t>
      </w:r>
      <w:ins w:id="121" w:author="Guangyu Zhu" w:date="2025-12-31T18:03:00Z" w16du:dateUtc="2025-12-31T10:03:00Z">
        <w:r w:rsidR="0028143C" w:rsidRPr="0028143C">
          <w:rPr>
            <w:rFonts w:ascii="SimSun-ExtB" w:eastAsia="SimSun-ExtB" w:hAnsi="SimSun-ExtB" w:cs="SimSun-ExtB" w:hint="eastAsia"/>
            <w:sz w:val="30"/>
            <w:szCs w:val="30"/>
          </w:rPr>
          <w:t>𡘩</w:t>
        </w:r>
      </w:ins>
      <w:del w:id="122" w:author="Guangyu Zhu" w:date="2025-12-31T18:03:00Z" w16du:dateUtc="2025-12-31T10:03:00Z">
        <w:r w:rsidRPr="0085338C" w:rsidDel="0028143C">
          <w:rPr>
            <w:rFonts w:ascii="宋体" w:eastAsia="宋体" w:hAnsi="宋体" w:hint="eastAsia"/>
            <w:sz w:val="30"/>
            <w:szCs w:val="30"/>
          </w:rPr>
          <w:delText>臾</w:delText>
        </w:r>
      </w:del>
      <w:r w:rsidRPr="0085338C">
        <w:rPr>
          <w:rFonts w:ascii="宋体" w:eastAsia="宋体" w:hAnsi="宋体" w:hint="eastAsia"/>
          <w:sz w:val="30"/>
          <w:szCs w:val="30"/>
        </w:rPr>
        <w:t>（坤）</w:t>
      </w:r>
      <w:ins w:id="123" w:author="Guangyu Zhu" w:date="2025-12-31T18:04:00Z" w16du:dateUtc="2025-12-31T10:04:00Z">
        <w:r w:rsidR="0028143C" w:rsidRPr="0028143C">
          <w:rPr>
            <w:rFonts w:ascii="宋体" w:eastAsia="宋体" w:hAnsi="宋体" w:hint="eastAsia"/>
            <w:sz w:val="30"/>
            <w:szCs w:val="30"/>
          </w:rPr>
          <w:t>⿰母月</w:t>
        </w:r>
      </w:ins>
      <w:del w:id="124" w:author="Guangyu Zhu" w:date="2025-12-31T18:04:00Z" w16du:dateUtc="2025-12-31T10:04:00Z">
        <w:r w:rsidRPr="0085338C" w:rsidDel="0028143C">
          <w:rPr>
            <w:rFonts w:ascii="宋体" w:eastAsia="宋体" w:hAnsi="宋体" w:hint="eastAsia"/>
            <w:sz w:val="30"/>
            <w:szCs w:val="30"/>
          </w:rPr>
          <w:delText>明</w:delText>
        </w:r>
      </w:del>
      <w:r w:rsidRPr="0085338C">
        <w:rPr>
          <w:rFonts w:ascii="宋体" w:eastAsia="宋体" w:hAnsi="宋体" w:hint="eastAsia"/>
          <w:sz w:val="30"/>
          <w:szCs w:val="30"/>
        </w:rPr>
        <w:t>（晦）之日逆倝（乾）以長（當）巽。”</w:t>
      </w:r>
    </w:p>
    <w:p w14:paraId="3D90F75A" w14:textId="77777777" w:rsidR="0085338C" w:rsidRPr="00A70B66" w:rsidRDefault="0085338C" w:rsidP="0085338C">
      <w:pPr>
        <w:rPr>
          <w:rFonts w:ascii="宋体" w:eastAsia="宋体" w:hAnsi="宋体" w:hint="eastAsia"/>
          <w:b/>
          <w:bCs/>
          <w:sz w:val="30"/>
          <w:szCs w:val="30"/>
          <w:rPrChange w:id="125" w:author="Guangyu Zhu" w:date="2025-12-31T18:12:00Z" w16du:dateUtc="2025-12-31T10:12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A70B66">
        <w:rPr>
          <w:rFonts w:ascii="宋体" w:eastAsia="宋体" w:hAnsi="宋体" w:hint="eastAsia"/>
          <w:b/>
          <w:bCs/>
          <w:sz w:val="30"/>
          <w:szCs w:val="30"/>
          <w:rPrChange w:id="126" w:author="Guangyu Zhu" w:date="2025-12-31T18:12:00Z" w16du:dateUtc="2025-12-31T10:12:00Z">
            <w:rPr>
              <w:rFonts w:ascii="宋体" w:eastAsia="宋体" w:hAnsi="宋体" w:hint="eastAsia"/>
              <w:sz w:val="30"/>
              <w:szCs w:val="30"/>
            </w:rPr>
          </w:rPrChange>
        </w:rPr>
        <w:t>栂與拇</w:t>
      </w:r>
    </w:p>
    <w:p w14:paraId="7D6DFBE0" w14:textId="77777777" w:rsidR="0085338C" w:rsidRPr="0085338C" w:rsidRDefault="0085338C" w:rsidP="0085338C">
      <w:pPr>
        <w:rPr>
          <w:rFonts w:ascii="宋体" w:eastAsia="宋体" w:hAnsi="宋体" w:hint="eastAsia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《帛易·解》：“九四，解其栂（拇），傰（朋）至斯復（孚）。”</w:t>
      </w:r>
    </w:p>
    <w:p w14:paraId="247FFC63" w14:textId="77777777" w:rsidR="0028143C" w:rsidRDefault="0085338C" w:rsidP="0085338C">
      <w:pPr>
        <w:rPr>
          <w:ins w:id="127" w:author="Guangyu Zhu" w:date="2025-12-31T18:11:00Z" w16du:dateUtc="2025-12-31T10:11:00Z"/>
          <w:rFonts w:ascii="SimSun-ExtG" w:eastAsia="SimSun-ExtG" w:hAnsi="SimSun-ExtG" w:cs="SimSun-ExtG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《帛易·咸》：“欽（咸）其栂（拇）。”</w:t>
      </w:r>
    </w:p>
    <w:p w14:paraId="7F64CBD0" w14:textId="5E70B296" w:rsidR="0085338C" w:rsidRPr="00A70B66" w:rsidRDefault="0028143C" w:rsidP="0085338C">
      <w:pPr>
        <w:rPr>
          <w:rFonts w:ascii="宋体" w:eastAsia="宋体" w:hAnsi="宋体" w:hint="eastAsia"/>
          <w:b/>
          <w:bCs/>
          <w:sz w:val="30"/>
          <w:szCs w:val="30"/>
          <w:rPrChange w:id="128" w:author="Guangyu Zhu" w:date="2025-12-31T18:12:00Z" w16du:dateUtc="2025-12-31T10:12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129" w:author="Guangyu Zhu" w:date="2025-12-31T18:11:00Z" w16du:dateUtc="2025-12-31T10:11:00Z">
        <w:r w:rsidRPr="00A70B66">
          <w:rPr>
            <w:rFonts w:ascii="SimSun-ExtG" w:eastAsia="SimSun-ExtG" w:hAnsi="SimSun-ExtG" w:cs="SimSun-ExtG" w:hint="eastAsia"/>
            <w:b/>
            <w:bCs/>
            <w:sz w:val="30"/>
            <w:szCs w:val="30"/>
            <w:rPrChange w:id="130" w:author="Guangyu Zhu" w:date="2025-12-31T18:12:00Z" w16du:dateUtc="2025-12-31T10:12:00Z">
              <w:rPr>
                <w:rFonts w:ascii="SimSun-ExtG" w:eastAsia="SimSun-ExtG" w:hAnsi="SimSun-ExtG" w:cs="SimSun-ExtG" w:hint="eastAsia"/>
                <w:sz w:val="30"/>
                <w:szCs w:val="30"/>
              </w:rPr>
            </w:rPrChange>
          </w:rPr>
          <w:t>𰣅</w:t>
        </w:r>
      </w:ins>
      <w:del w:id="131" w:author="Guangyu Zhu" w:date="2025-12-31T18:11:00Z" w16du:dateUtc="2025-12-31T10:11:00Z">
        <w:r w:rsidR="0085338C" w:rsidRPr="00A70B66" w:rsidDel="0028143C">
          <w:rPr>
            <w:rFonts w:ascii="宋体" w:eastAsia="宋体" w:hAnsi="宋体" w:hint="eastAsia"/>
            <w:b/>
            <w:bCs/>
            <w:sz w:val="30"/>
            <w:szCs w:val="30"/>
            <w:rPrChange w:id="132" w:author="Guangyu Zhu" w:date="2025-12-31T18:12:00Z" w16du:dateUtc="2025-12-31T10:12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雷</w:delText>
        </w:r>
      </w:del>
      <w:r w:rsidR="0085338C" w:rsidRPr="00A70B66">
        <w:rPr>
          <w:rFonts w:ascii="宋体" w:eastAsia="宋体" w:hAnsi="宋体" w:hint="eastAsia"/>
          <w:b/>
          <w:bCs/>
          <w:sz w:val="30"/>
          <w:szCs w:val="30"/>
          <w:rPrChange w:id="133" w:author="Guangyu Zhu" w:date="2025-12-31T18:12:00Z" w16du:dateUtc="2025-12-31T10:12:00Z">
            <w:rPr>
              <w:rFonts w:ascii="宋体" w:eastAsia="宋体" w:hAnsi="宋体" w:hint="eastAsia"/>
              <w:sz w:val="30"/>
              <w:szCs w:val="30"/>
            </w:rPr>
          </w:rPrChange>
        </w:rPr>
        <w:t>與畝</w:t>
      </w:r>
    </w:p>
    <w:p w14:paraId="5FBA39CF" w14:textId="77777777" w:rsidR="00A70B66" w:rsidRDefault="0085338C" w:rsidP="0085338C">
      <w:pPr>
        <w:rPr>
          <w:ins w:id="134" w:author="Guangyu Zhu" w:date="2025-12-31T18:14:00Z" w16du:dateUtc="2025-12-31T10:14:00Z"/>
          <w:rFonts w:ascii="宋体" w:eastAsia="宋体" w:hAnsi="宋体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《容成氏》：“堯於是虖（乎）爲車十又五</w:t>
      </w:r>
      <w:ins w:id="135" w:author="Guangyu Zhu" w:date="2025-12-31T18:13:00Z" w16du:dateUtc="2025-12-31T10:13:00Z">
        <w:r w:rsidR="00A70B66" w:rsidRPr="00A70B66">
          <w:rPr>
            <w:rFonts w:ascii="SimSun-ExtB" w:eastAsia="SimSun-ExtB" w:hAnsi="SimSun-ExtB" w:cs="SimSun-ExtB" w:hint="eastAsia"/>
            <w:sz w:val="30"/>
            <w:szCs w:val="30"/>
          </w:rPr>
          <w:t>𨍱</w:t>
        </w:r>
      </w:ins>
      <w:del w:id="136" w:author="Guangyu Zhu" w:date="2025-12-31T18:13:00Z" w16du:dateUtc="2025-12-31T10:13:00Z">
        <w:r w:rsidRPr="0085338C" w:rsidDel="00A70B66">
          <w:rPr>
            <w:rFonts w:ascii="宋体" w:eastAsia="宋体" w:hAnsi="宋体" w:hint="eastAsia"/>
            <w:sz w:val="30"/>
            <w:szCs w:val="30"/>
          </w:rPr>
          <w:delText>棘</w:delText>
        </w:r>
      </w:del>
      <w:r w:rsidRPr="0085338C">
        <w:rPr>
          <w:rFonts w:ascii="宋体" w:eastAsia="宋体" w:hAnsi="宋体" w:hint="eastAsia"/>
          <w:sz w:val="30"/>
          <w:szCs w:val="30"/>
        </w:rPr>
        <w:t>（乘），以三從舜於</w:t>
      </w:r>
      <w:r w:rsidRPr="0085338C">
        <w:rPr>
          <w:rFonts w:ascii="宋体" w:eastAsia="宋体" w:hAnsi="宋体" w:hint="eastAsia"/>
          <w:sz w:val="30"/>
          <w:szCs w:val="30"/>
        </w:rPr>
        <w:lastRenderedPageBreak/>
        <w:t>旬（畎）</w:t>
      </w:r>
      <w:del w:id="137" w:author="Guangyu Zhu" w:date="2025-12-31T18:14:00Z" w16du:dateUtc="2025-12-31T10:14:00Z">
        <w:r w:rsidRPr="0085338C" w:rsidDel="00A70B66">
          <w:rPr>
            <w:rFonts w:ascii="宋体" w:eastAsia="宋体" w:hAnsi="宋体" w:hint="eastAsia"/>
            <w:sz w:val="30"/>
            <w:szCs w:val="30"/>
          </w:rPr>
          <w:delText>盘</w:delText>
        </w:r>
      </w:del>
      <w:ins w:id="138" w:author="Guangyu Zhu" w:date="2025-12-31T18:14:00Z" w16du:dateUtc="2025-12-31T10:14:00Z">
        <w:r w:rsidR="00A70B66" w:rsidRPr="0028143C">
          <w:rPr>
            <w:rFonts w:ascii="SimSun-ExtG" w:eastAsia="SimSun-ExtG" w:hAnsi="SimSun-ExtG" w:cs="SimSun-ExtG" w:hint="eastAsia"/>
            <w:sz w:val="30"/>
            <w:szCs w:val="30"/>
          </w:rPr>
          <w:t>𰣅</w:t>
        </w:r>
      </w:ins>
      <w:r w:rsidRPr="0085338C">
        <w:rPr>
          <w:rFonts w:ascii="宋体" w:eastAsia="宋体" w:hAnsi="宋体" w:hint="eastAsia"/>
          <w:sz w:val="30"/>
          <w:szCs w:val="30"/>
        </w:rPr>
        <w:t>（畝）之中。”</w:t>
      </w:r>
    </w:p>
    <w:p w14:paraId="181DE3A9" w14:textId="26ED064F" w:rsidR="00A70B66" w:rsidRDefault="0085338C" w:rsidP="0085338C">
      <w:pPr>
        <w:rPr>
          <w:ins w:id="139" w:author="Guangyu Zhu" w:date="2025-12-31T18:14:00Z" w16du:dateUtc="2025-12-31T10:14:00Z"/>
          <w:rFonts w:ascii="宋体" w:eastAsia="宋体" w:hAnsi="宋体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《子羔》：“</w:t>
      </w:r>
      <w:ins w:id="140" w:author="Guangyu Zhu" w:date="2025-12-31T18:15:00Z" w16du:dateUtc="2025-12-31T10:15:00Z">
        <w:r w:rsidR="00A70B66" w:rsidRPr="00A70B66">
          <w:rPr>
            <w:rFonts w:ascii="SimSun-ExtB" w:eastAsia="SimSun-ExtB" w:hAnsi="SimSun-ExtB" w:cs="SimSun-ExtB" w:hint="eastAsia"/>
            <w:sz w:val="30"/>
            <w:szCs w:val="30"/>
          </w:rPr>
          <w:t>𥝩</w:t>
        </w:r>
      </w:ins>
      <w:del w:id="141" w:author="Guangyu Zhu" w:date="2025-12-31T18:15:00Z" w16du:dateUtc="2025-12-31T10:15:00Z">
        <w:r w:rsidRPr="0085338C" w:rsidDel="00A70B66">
          <w:rPr>
            <w:rFonts w:ascii="宋体" w:eastAsia="宋体" w:hAnsi="宋体" w:hint="eastAsia"/>
            <w:sz w:val="30"/>
            <w:szCs w:val="30"/>
          </w:rPr>
          <w:delText>采</w:delText>
        </w:r>
      </w:del>
      <w:r w:rsidRPr="0085338C">
        <w:rPr>
          <w:rFonts w:ascii="宋体" w:eastAsia="宋体" w:hAnsi="宋体" w:hint="eastAsia"/>
          <w:sz w:val="30"/>
          <w:szCs w:val="30"/>
        </w:rPr>
        <w:t>（抽）者（諸）甽（畎）</w:t>
      </w:r>
      <w:ins w:id="142" w:author="Guangyu Zhu" w:date="2025-12-31T18:14:00Z" w16du:dateUtc="2025-12-31T10:14:00Z">
        <w:r w:rsidR="00A70B66" w:rsidRPr="0028143C">
          <w:rPr>
            <w:rFonts w:ascii="SimSun-ExtG" w:eastAsia="SimSun-ExtG" w:hAnsi="SimSun-ExtG" w:cs="SimSun-ExtG" w:hint="eastAsia"/>
            <w:sz w:val="30"/>
            <w:szCs w:val="30"/>
          </w:rPr>
          <w:t>𰣅</w:t>
        </w:r>
      </w:ins>
      <w:del w:id="143" w:author="Guangyu Zhu" w:date="2025-12-31T18:14:00Z" w16du:dateUtc="2025-12-31T10:14:00Z">
        <w:r w:rsidRPr="0085338C" w:rsidDel="00A70B66">
          <w:rPr>
            <w:rFonts w:ascii="宋体" w:eastAsia="宋体" w:hAnsi="宋体" w:hint="eastAsia"/>
            <w:sz w:val="30"/>
            <w:szCs w:val="30"/>
          </w:rPr>
          <w:delText>盘</w:delText>
        </w:r>
      </w:del>
      <w:r w:rsidRPr="0085338C">
        <w:rPr>
          <w:rFonts w:ascii="宋体" w:eastAsia="宋体" w:hAnsi="宋体" w:hint="eastAsia"/>
          <w:sz w:val="30"/>
          <w:szCs w:val="30"/>
        </w:rPr>
        <w:t>（畝）之中，而使君天下而爯（偁）。”</w:t>
      </w:r>
    </w:p>
    <w:p w14:paraId="58EBEC1D" w14:textId="1968E392" w:rsidR="0085338C" w:rsidRPr="0085338C" w:rsidRDefault="0085338C" w:rsidP="0085338C">
      <w:pPr>
        <w:rPr>
          <w:rFonts w:ascii="宋体" w:eastAsia="宋体" w:hAnsi="宋体" w:hint="eastAsia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《慎子》：“首</w:t>
      </w:r>
      <w:ins w:id="144" w:author="Guangyu Zhu" w:date="2025-12-31T18:16:00Z" w16du:dateUtc="2025-12-31T10:16:00Z">
        <w:r w:rsidR="00A70B66" w:rsidRPr="00A70B66">
          <w:rPr>
            <w:rFonts w:ascii="宋体" w:eastAsia="宋体" w:hAnsi="宋体" w:hint="eastAsia"/>
            <w:sz w:val="30"/>
            <w:szCs w:val="30"/>
          </w:rPr>
          <w:t>⿱㞢</w:t>
        </w:r>
        <w:r w:rsidR="00A70B66" w:rsidRPr="00A70B66">
          <w:rPr>
            <w:rFonts w:ascii="SimSun-ExtB" w:eastAsia="SimSun-ExtB" w:hAnsi="SimSun-ExtB" w:cs="SimSun-ExtB" w:hint="eastAsia"/>
            <w:sz w:val="30"/>
            <w:szCs w:val="30"/>
          </w:rPr>
          <w:t>𦣻</w:t>
        </w:r>
      </w:ins>
      <w:r w:rsidRPr="0085338C">
        <w:rPr>
          <w:rFonts w:ascii="宋体" w:eastAsia="宋体" w:hAnsi="宋体" w:hint="eastAsia"/>
          <w:sz w:val="30"/>
          <w:szCs w:val="30"/>
        </w:rPr>
        <w:t>（戴）茅芙（蒲），</w:t>
      </w:r>
      <w:del w:id="145" w:author="Guangyu Zhu" w:date="2025-12-31T18:16:00Z" w16du:dateUtc="2025-12-31T10:16:00Z">
        <w:r w:rsidRPr="0085338C" w:rsidDel="00A70B66">
          <w:rPr>
            <w:rFonts w:ascii="宋体" w:eastAsia="宋体" w:hAnsi="宋体" w:hint="eastAsia"/>
            <w:sz w:val="30"/>
            <w:szCs w:val="30"/>
          </w:rPr>
          <w:delText>撰</w:delText>
        </w:r>
      </w:del>
      <w:ins w:id="146" w:author="Guangyu Zhu" w:date="2025-12-31T18:16:00Z" w16du:dateUtc="2025-12-31T10:16:00Z">
        <w:r w:rsidR="00A70B66">
          <w:rPr>
            <w:rFonts w:ascii="宋体" w:eastAsia="宋体" w:hAnsi="宋体" w:hint="eastAsia"/>
            <w:sz w:val="30"/>
            <w:szCs w:val="30"/>
          </w:rPr>
          <w:t>㯢</w:t>
        </w:r>
      </w:ins>
      <w:r w:rsidRPr="0085338C">
        <w:rPr>
          <w:rFonts w:ascii="宋体" w:eastAsia="宋体" w:hAnsi="宋体" w:hint="eastAsia"/>
          <w:sz w:val="30"/>
          <w:szCs w:val="30"/>
        </w:rPr>
        <w:t>（撰）筱（銚）執樝（鉏），送（蹲）畎備（伏）</w:t>
      </w:r>
      <w:del w:id="147" w:author="Guangyu Zhu" w:date="2025-12-31T18:17:00Z" w16du:dateUtc="2025-12-31T10:17:00Z">
        <w:r w:rsidRPr="0085338C" w:rsidDel="00A70B66">
          <w:rPr>
            <w:rFonts w:ascii="宋体" w:eastAsia="宋体" w:hAnsi="宋体" w:hint="eastAsia"/>
            <w:sz w:val="30"/>
            <w:szCs w:val="30"/>
          </w:rPr>
          <w:delText>畋</w:delText>
        </w:r>
      </w:del>
      <w:ins w:id="148" w:author="Guangyu Zhu" w:date="2025-12-31T18:17:00Z" w16du:dateUtc="2025-12-31T10:17:00Z">
        <w:r w:rsidR="00A70B66" w:rsidRPr="00A70B66">
          <w:rPr>
            <w:rFonts w:ascii="宋体" w:eastAsia="宋体" w:hAnsi="宋体" w:hint="eastAsia"/>
            <w:sz w:val="30"/>
            <w:szCs w:val="30"/>
          </w:rPr>
          <w:t>⿰田女</w:t>
        </w:r>
      </w:ins>
      <w:r w:rsidRPr="0085338C">
        <w:rPr>
          <w:rFonts w:ascii="宋体" w:eastAsia="宋体" w:hAnsi="宋体" w:hint="eastAsia"/>
          <w:sz w:val="30"/>
          <w:szCs w:val="30"/>
        </w:rPr>
        <w:t>&lt;</w:t>
      </w:r>
      <w:ins w:id="149" w:author="Guangyu Zhu" w:date="2025-12-31T18:14:00Z" w16du:dateUtc="2025-12-31T10:14:00Z">
        <w:r w:rsidR="00A70B66" w:rsidRPr="0028143C">
          <w:rPr>
            <w:rFonts w:ascii="SimSun-ExtG" w:eastAsia="SimSun-ExtG" w:hAnsi="SimSun-ExtG" w:cs="SimSun-ExtG" w:hint="eastAsia"/>
            <w:sz w:val="30"/>
            <w:szCs w:val="30"/>
          </w:rPr>
          <w:t>𰣅</w:t>
        </w:r>
      </w:ins>
      <w:del w:id="150" w:author="Guangyu Zhu" w:date="2025-12-31T18:14:00Z" w16du:dateUtc="2025-12-31T10:14:00Z">
        <w:r w:rsidRPr="0085338C" w:rsidDel="00A70B66">
          <w:rPr>
            <w:rFonts w:ascii="宋体" w:eastAsia="宋体" w:hAnsi="宋体" w:hint="eastAsia"/>
            <w:sz w:val="30"/>
            <w:szCs w:val="30"/>
          </w:rPr>
          <w:delText>盘</w:delText>
        </w:r>
      </w:del>
      <w:r w:rsidRPr="0085338C">
        <w:rPr>
          <w:rFonts w:ascii="宋体" w:eastAsia="宋体" w:hAnsi="宋体" w:hint="eastAsia"/>
          <w:sz w:val="30"/>
          <w:szCs w:val="30"/>
        </w:rPr>
        <w:t>（畝）&gt;。”按，“</w:t>
      </w:r>
      <w:ins w:id="151" w:author="Guangyu Zhu" w:date="2025-12-31T18:17:00Z" w16du:dateUtc="2025-12-31T10:17:00Z">
        <w:r w:rsidR="00A70B66" w:rsidRPr="00A70B66">
          <w:rPr>
            <w:rFonts w:ascii="宋体" w:eastAsia="宋体" w:hAnsi="宋体" w:hint="eastAsia"/>
            <w:sz w:val="30"/>
            <w:szCs w:val="30"/>
          </w:rPr>
          <w:t>⿰田女</w:t>
        </w:r>
      </w:ins>
      <w:del w:id="152" w:author="Guangyu Zhu" w:date="2025-12-31T18:17:00Z" w16du:dateUtc="2025-12-31T10:17:00Z">
        <w:r w:rsidRPr="0085338C" w:rsidDel="00A70B66">
          <w:rPr>
            <w:rFonts w:ascii="宋体" w:eastAsia="宋体" w:hAnsi="宋体" w:hint="eastAsia"/>
            <w:sz w:val="30"/>
            <w:szCs w:val="30"/>
          </w:rPr>
          <w:delText>畋</w:delText>
        </w:r>
      </w:del>
      <w:r w:rsidRPr="0085338C">
        <w:rPr>
          <w:rFonts w:ascii="宋体" w:eastAsia="宋体" w:hAnsi="宋体" w:hint="eastAsia"/>
          <w:sz w:val="30"/>
          <w:szCs w:val="30"/>
        </w:rPr>
        <w:t>&lt;</w:t>
      </w:r>
      <w:ins w:id="153" w:author="Guangyu Zhu" w:date="2025-12-31T18:14:00Z" w16du:dateUtc="2025-12-31T10:14:00Z">
        <w:r w:rsidR="00A70B66" w:rsidRPr="0028143C">
          <w:rPr>
            <w:rFonts w:ascii="SimSun-ExtG" w:eastAsia="SimSun-ExtG" w:hAnsi="SimSun-ExtG" w:cs="SimSun-ExtG" w:hint="eastAsia"/>
            <w:sz w:val="30"/>
            <w:szCs w:val="30"/>
          </w:rPr>
          <w:t>𰣅</w:t>
        </w:r>
      </w:ins>
      <w:del w:id="154" w:author="Guangyu Zhu" w:date="2025-12-31T18:14:00Z" w16du:dateUtc="2025-12-31T10:14:00Z">
        <w:r w:rsidRPr="0085338C" w:rsidDel="00A70B66">
          <w:rPr>
            <w:rFonts w:ascii="宋体" w:eastAsia="宋体" w:hAnsi="宋体" w:hint="eastAsia"/>
            <w:sz w:val="30"/>
            <w:szCs w:val="30"/>
          </w:rPr>
          <w:delText>盘</w:delText>
        </w:r>
      </w:del>
      <w:r w:rsidRPr="0085338C">
        <w:rPr>
          <w:rFonts w:ascii="宋体" w:eastAsia="宋体" w:hAnsi="宋体" w:hint="eastAsia"/>
          <w:sz w:val="30"/>
          <w:szCs w:val="30"/>
        </w:rPr>
        <w:t>（畝）&gt;”字從劉洪濤《上博竹書&lt;慎子曰恭儉&gt;校讀》（簡帛網，2007年7月6日）釋讀。</w:t>
      </w:r>
    </w:p>
    <w:p w14:paraId="0B0ADB75" w14:textId="2068311C" w:rsidR="00A70B66" w:rsidRDefault="0085338C" w:rsidP="0085338C">
      <w:pPr>
        <w:rPr>
          <w:ins w:id="155" w:author="Guangyu Zhu" w:date="2025-12-31T18:14:00Z" w16du:dateUtc="2025-12-31T10:14:00Z"/>
          <w:rFonts w:ascii="宋体" w:eastAsia="宋体" w:hAnsi="宋体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《繫年一》：“昔周武王監觀商王之不</w:t>
      </w:r>
      <w:ins w:id="156" w:author="Guangyu Zhu" w:date="2025-12-31T18:18:00Z" w16du:dateUtc="2025-12-31T10:18:00Z">
        <w:r w:rsidR="00A70B66">
          <w:rPr>
            <w:rFonts w:ascii="宋体" w:eastAsia="宋体" w:hAnsi="宋体" w:hint="eastAsia"/>
            <w:sz w:val="30"/>
            <w:szCs w:val="30"/>
          </w:rPr>
          <w:t>龏</w:t>
        </w:r>
      </w:ins>
      <w:r w:rsidRPr="0085338C">
        <w:rPr>
          <w:rFonts w:ascii="宋体" w:eastAsia="宋体" w:hAnsi="宋体" w:hint="eastAsia"/>
          <w:sz w:val="30"/>
          <w:szCs w:val="30"/>
        </w:rPr>
        <w:t>（恭）</w:t>
      </w:r>
      <w:bookmarkStart w:id="157" w:name="_Hlk218097665"/>
      <w:ins w:id="158" w:author="Guangyu Zhu" w:date="2025-12-31T18:18:00Z" w16du:dateUtc="2025-12-31T10:18:00Z">
        <w:r w:rsidR="00A70B66" w:rsidRPr="00A70B66">
          <w:rPr>
            <w:rFonts w:ascii="SimSun-ExtG" w:eastAsia="SimSun-ExtG" w:hAnsi="SimSun-ExtG" w:cs="SimSun-ExtG" w:hint="eastAsia"/>
            <w:sz w:val="30"/>
            <w:szCs w:val="30"/>
          </w:rPr>
          <w:t>𱜦</w:t>
        </w:r>
      </w:ins>
      <w:del w:id="159" w:author="Guangyu Zhu" w:date="2025-12-31T18:18:00Z" w16du:dateUtc="2025-12-31T10:18:00Z">
        <w:r w:rsidRPr="0085338C" w:rsidDel="00A70B66">
          <w:rPr>
            <w:rFonts w:ascii="宋体" w:eastAsia="宋体" w:hAnsi="宋体" w:hint="eastAsia"/>
            <w:sz w:val="30"/>
            <w:szCs w:val="30"/>
          </w:rPr>
          <w:delText>帝</w:delText>
        </w:r>
      </w:del>
      <w:ins w:id="160" w:author="Guangyu Zhu" w:date="2025-12-31T18:18:00Z" w16du:dateUtc="2025-12-31T10:18:00Z">
        <w:r w:rsidR="00A70B66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bookmarkEnd w:id="157"/>
      <w:r w:rsidRPr="0085338C">
        <w:rPr>
          <w:rFonts w:ascii="宋体" w:eastAsia="宋体" w:hAnsi="宋体" w:hint="eastAsia"/>
          <w:sz w:val="30"/>
          <w:szCs w:val="30"/>
        </w:rPr>
        <w:t>（上帝），禋祀不</w:t>
      </w:r>
      <w:ins w:id="161" w:author="Guangyu Zhu" w:date="2025-12-31T18:19:00Z" w16du:dateUtc="2025-12-31T10:19:00Z">
        <w:r w:rsidR="00A70B66" w:rsidRPr="00A70B66">
          <w:rPr>
            <w:rFonts w:ascii="宋体" w:eastAsia="宋体" w:hAnsi="宋体" w:hint="eastAsia"/>
            <w:sz w:val="30"/>
            <w:szCs w:val="30"/>
          </w:rPr>
          <w:t>⿳宀臾皿</w:t>
        </w:r>
      </w:ins>
      <w:r w:rsidRPr="0085338C">
        <w:rPr>
          <w:rFonts w:ascii="宋体" w:eastAsia="宋体" w:hAnsi="宋体" w:hint="eastAsia"/>
          <w:sz w:val="30"/>
          <w:szCs w:val="30"/>
        </w:rPr>
        <w:t>（畏），乃作帝</w:t>
      </w:r>
      <w:ins w:id="162" w:author="Guangyu Zhu" w:date="2025-12-31T18:20:00Z" w16du:dateUtc="2025-12-31T10:20:00Z">
        <w:r w:rsidR="00A70B66" w:rsidRPr="00A70B66">
          <w:rPr>
            <w:rFonts w:ascii="SimSun-ExtB" w:eastAsia="SimSun-ExtB" w:hAnsi="SimSun-ExtB" w:cs="SimSun-ExtB" w:hint="eastAsia"/>
            <w:sz w:val="30"/>
            <w:szCs w:val="30"/>
          </w:rPr>
          <w:t>𫾩</w:t>
        </w:r>
      </w:ins>
      <w:r w:rsidRPr="0085338C">
        <w:rPr>
          <w:rFonts w:ascii="宋体" w:eastAsia="宋体" w:hAnsi="宋体" w:hint="eastAsia"/>
          <w:sz w:val="30"/>
          <w:szCs w:val="30"/>
        </w:rPr>
        <w:t>（籍），以</w:t>
      </w:r>
      <w:ins w:id="163" w:author="Guangyu Zhu" w:date="2025-12-31T18:20:00Z" w16du:dateUtc="2025-12-31T10:20:00Z">
        <w:r w:rsidR="00A70B66" w:rsidRPr="00A70B66">
          <w:rPr>
            <w:rFonts w:ascii="SimSun-ExtG" w:eastAsia="SimSun-ExtG" w:hAnsi="SimSun-ExtG" w:cs="SimSun-ExtG" w:hint="eastAsia"/>
            <w:sz w:val="30"/>
            <w:szCs w:val="30"/>
          </w:rPr>
          <w:t>𱵫</w:t>
        </w:r>
      </w:ins>
      <w:del w:id="164" w:author="Guangyu Zhu" w:date="2025-12-31T18:20:00Z" w16du:dateUtc="2025-12-31T10:20:00Z">
        <w:r w:rsidRPr="0085338C" w:rsidDel="00A70B66">
          <w:rPr>
            <w:rFonts w:ascii="宋体" w:eastAsia="宋体" w:hAnsi="宋体" w:hint="eastAsia"/>
            <w:sz w:val="30"/>
            <w:szCs w:val="30"/>
          </w:rPr>
          <w:delText>凳</w:delText>
        </w:r>
      </w:del>
      <w:r w:rsidRPr="0085338C">
        <w:rPr>
          <w:rFonts w:ascii="宋体" w:eastAsia="宋体" w:hAnsi="宋体" w:hint="eastAsia"/>
          <w:sz w:val="30"/>
          <w:szCs w:val="30"/>
        </w:rPr>
        <w:t>（登）祀</w:t>
      </w:r>
      <w:del w:id="165" w:author="Guangyu Zhu" w:date="2025-12-31T18:20:00Z" w16du:dateUtc="2025-12-31T10:20:00Z">
        <w:r w:rsidRPr="0085338C" w:rsidDel="00A70B66">
          <w:rPr>
            <w:rFonts w:ascii="宋体" w:eastAsia="宋体" w:hAnsi="宋体" w:hint="eastAsia"/>
            <w:sz w:val="30"/>
            <w:szCs w:val="30"/>
          </w:rPr>
          <w:delText>帝。</w:delText>
        </w:r>
      </w:del>
      <w:ins w:id="166" w:author="Guangyu Zhu" w:date="2025-12-31T18:20:00Z" w16du:dateUtc="2025-12-31T10:20:00Z">
        <w:r w:rsidR="00A70B66" w:rsidRPr="00A70B66">
          <w:rPr>
            <w:rFonts w:ascii="SimSun-ExtG" w:eastAsia="SimSun-ExtG" w:hAnsi="SimSun-ExtG" w:cs="SimSun-ExtG" w:hint="eastAsia"/>
            <w:sz w:val="30"/>
            <w:szCs w:val="30"/>
          </w:rPr>
          <w:t>𱜦</w:t>
        </w:r>
        <w:r w:rsidR="00A70B66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85338C">
        <w:rPr>
          <w:rFonts w:ascii="宋体" w:eastAsia="宋体" w:hAnsi="宋体" w:hint="eastAsia"/>
          <w:sz w:val="30"/>
          <w:szCs w:val="30"/>
        </w:rPr>
        <w:t>（上帝）天神，名之曰千</w:t>
      </w:r>
      <w:ins w:id="167" w:author="Guangyu Zhu" w:date="2025-12-31T18:15:00Z" w16du:dateUtc="2025-12-31T10:15:00Z">
        <w:r w:rsidR="00A70B66" w:rsidRPr="0028143C">
          <w:rPr>
            <w:rFonts w:ascii="SimSun-ExtG" w:eastAsia="SimSun-ExtG" w:hAnsi="SimSun-ExtG" w:cs="SimSun-ExtG" w:hint="eastAsia"/>
            <w:sz w:val="30"/>
            <w:szCs w:val="30"/>
          </w:rPr>
          <w:t>𰣅</w:t>
        </w:r>
      </w:ins>
      <w:r w:rsidRPr="0085338C">
        <w:rPr>
          <w:rFonts w:ascii="宋体" w:eastAsia="宋体" w:hAnsi="宋体" w:hint="eastAsia"/>
          <w:sz w:val="30"/>
          <w:szCs w:val="30"/>
        </w:rPr>
        <w:t>（畝），以克反商邑，尃（敷）政天下。”</w:t>
      </w:r>
    </w:p>
    <w:p w14:paraId="4E630A7A" w14:textId="2B757C2D" w:rsidR="00A70B66" w:rsidRDefault="0085338C" w:rsidP="0085338C">
      <w:pPr>
        <w:rPr>
          <w:ins w:id="168" w:author="Guangyu Zhu" w:date="2025-12-31T18:15:00Z" w16du:dateUtc="2025-12-31T10:15:00Z"/>
          <w:rFonts w:ascii="宋体" w:eastAsia="宋体" w:hAnsi="宋体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《繫年一》：“洹（宣）王是</w:t>
      </w:r>
      <w:ins w:id="169" w:author="Guangyu Zhu" w:date="2025-12-31T18:21:00Z" w16du:dateUtc="2025-12-31T10:21:00Z">
        <w:r w:rsidR="00FB592F" w:rsidRPr="00FB592F">
          <w:rPr>
            <w:rFonts w:ascii="SimSun-ExtB" w:eastAsia="SimSun-ExtB" w:hAnsi="SimSun-ExtB" w:cs="SimSun-ExtB" w:hint="eastAsia"/>
            <w:sz w:val="30"/>
            <w:szCs w:val="30"/>
          </w:rPr>
          <w:t>𫩞</w:t>
        </w:r>
      </w:ins>
      <w:r w:rsidRPr="0085338C">
        <w:rPr>
          <w:rFonts w:ascii="宋体" w:eastAsia="宋体" w:hAnsi="宋体" w:hint="eastAsia"/>
          <w:sz w:val="30"/>
          <w:szCs w:val="30"/>
        </w:rPr>
        <w:t>（始）弃（棄）帝</w:t>
      </w:r>
      <w:ins w:id="170" w:author="Guangyu Zhu" w:date="2025-12-31T18:21:00Z" w16du:dateUtc="2025-12-31T10:21:00Z">
        <w:r w:rsidR="00FB592F" w:rsidRPr="00A70B66">
          <w:rPr>
            <w:rFonts w:ascii="SimSun-ExtB" w:eastAsia="SimSun-ExtB" w:hAnsi="SimSun-ExtB" w:cs="SimSun-ExtB" w:hint="eastAsia"/>
            <w:sz w:val="30"/>
            <w:szCs w:val="30"/>
          </w:rPr>
          <w:t>𫾩</w:t>
        </w:r>
      </w:ins>
      <w:del w:id="171" w:author="Guangyu Zhu" w:date="2025-12-31T18:21:00Z" w16du:dateUtc="2025-12-31T10:21:00Z">
        <w:r w:rsidRPr="0085338C" w:rsidDel="00FB592F">
          <w:rPr>
            <w:rFonts w:ascii="宋体" w:eastAsia="宋体" w:hAnsi="宋体" w:hint="eastAsia"/>
            <w:sz w:val="30"/>
            <w:szCs w:val="30"/>
          </w:rPr>
          <w:delText>饮</w:delText>
        </w:r>
      </w:del>
      <w:r w:rsidRPr="0085338C">
        <w:rPr>
          <w:rFonts w:ascii="宋体" w:eastAsia="宋体" w:hAnsi="宋体" w:hint="eastAsia"/>
          <w:sz w:val="30"/>
          <w:szCs w:val="30"/>
        </w:rPr>
        <w:t>（籍），弗畋（田），立卅</w:t>
      </w:r>
      <w:del w:id="172" w:author="Guangyu Zhu" w:date="2025-12-31T18:22:00Z" w16du:dateUtc="2025-12-31T10:22:00Z">
        <w:r w:rsidRPr="00FB592F" w:rsidDel="00FB592F">
          <w:rPr>
            <w:rFonts w:ascii="宋体" w:eastAsia="宋体" w:hAnsi="宋体" w:hint="eastAsia"/>
            <w:sz w:val="30"/>
            <w:szCs w:val="30"/>
            <w:vertAlign w:val="subscript"/>
            <w:rPrChange w:id="173" w:author="Guangyu Zhu" w:date="2025-12-31T18:22:00Z" w16du:dateUtc="2025-12-31T10:22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。</w:delText>
        </w:r>
      </w:del>
      <w:ins w:id="174" w:author="Guangyu Zhu" w:date="2025-12-31T18:22:00Z" w16du:dateUtc="2025-12-31T10:22:00Z">
        <w:r w:rsidR="00FB592F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85338C">
        <w:rPr>
          <w:rFonts w:ascii="宋体" w:eastAsia="宋体" w:hAnsi="宋体" w:hint="eastAsia"/>
          <w:sz w:val="30"/>
          <w:szCs w:val="30"/>
        </w:rPr>
        <w:t>（三十）又九年，戎乃大敗周</w:t>
      </w:r>
      <w:ins w:id="175" w:author="Guangyu Zhu" w:date="2025-12-31T18:22:00Z" w16du:dateUtc="2025-12-31T10:22:00Z">
        <w:r w:rsidR="00FB592F" w:rsidRPr="00FB592F">
          <w:rPr>
            <w:rFonts w:ascii="SimSun-ExtB" w:eastAsia="SimSun-ExtB" w:hAnsi="SimSun-ExtB" w:cs="SimSun-ExtB" w:hint="eastAsia"/>
            <w:sz w:val="30"/>
            <w:szCs w:val="30"/>
          </w:rPr>
          <w:t>𠂤</w:t>
        </w:r>
      </w:ins>
      <w:del w:id="176" w:author="Guangyu Zhu" w:date="2025-12-31T18:22:00Z" w16du:dateUtc="2025-12-31T10:22:00Z">
        <w:r w:rsidRPr="0085338C" w:rsidDel="00FB592F">
          <w:rPr>
            <w:rFonts w:ascii="宋体" w:eastAsia="宋体" w:hAnsi="宋体" w:hint="eastAsia"/>
            <w:sz w:val="30"/>
            <w:szCs w:val="30"/>
          </w:rPr>
          <w:delText>自</w:delText>
        </w:r>
      </w:del>
      <w:r w:rsidRPr="0085338C">
        <w:rPr>
          <w:rFonts w:ascii="宋体" w:eastAsia="宋体" w:hAnsi="宋体" w:hint="eastAsia"/>
          <w:sz w:val="30"/>
          <w:szCs w:val="30"/>
        </w:rPr>
        <w:t>（師）于千</w:t>
      </w:r>
      <w:ins w:id="177" w:author="Guangyu Zhu" w:date="2025-12-31T18:15:00Z" w16du:dateUtc="2025-12-31T10:15:00Z">
        <w:r w:rsidR="00A70B66" w:rsidRPr="0028143C">
          <w:rPr>
            <w:rFonts w:ascii="SimSun-ExtG" w:eastAsia="SimSun-ExtG" w:hAnsi="SimSun-ExtG" w:cs="SimSun-ExtG" w:hint="eastAsia"/>
            <w:sz w:val="30"/>
            <w:szCs w:val="30"/>
          </w:rPr>
          <w:t>𰣅</w:t>
        </w:r>
      </w:ins>
      <w:r w:rsidRPr="0085338C">
        <w:rPr>
          <w:rFonts w:ascii="宋体" w:eastAsia="宋体" w:hAnsi="宋体" w:hint="eastAsia"/>
          <w:sz w:val="30"/>
          <w:szCs w:val="30"/>
        </w:rPr>
        <w:t>（畝）。”</w:t>
      </w:r>
    </w:p>
    <w:p w14:paraId="016BB383" w14:textId="4C80890F" w:rsidR="00015876" w:rsidRPr="0085338C" w:rsidRDefault="0085338C" w:rsidP="0085338C">
      <w:pPr>
        <w:rPr>
          <w:rFonts w:ascii="宋体" w:eastAsia="宋体" w:hAnsi="宋体" w:hint="eastAsia"/>
          <w:sz w:val="30"/>
          <w:szCs w:val="30"/>
        </w:rPr>
      </w:pPr>
      <w:r w:rsidRPr="0085338C">
        <w:rPr>
          <w:rFonts w:ascii="宋体" w:eastAsia="宋体" w:hAnsi="宋体" w:hint="eastAsia"/>
          <w:sz w:val="30"/>
          <w:szCs w:val="30"/>
        </w:rPr>
        <w:t>《繫年十七》：“焚其四</w:t>
      </w:r>
      <w:ins w:id="178" w:author="Guangyu Zhu" w:date="2025-12-31T18:23:00Z" w16du:dateUtc="2025-12-31T10:23:00Z">
        <w:r w:rsidR="00FB592F" w:rsidRPr="00FB592F">
          <w:rPr>
            <w:rFonts w:ascii="SimSun-ExtB" w:eastAsia="SimSun-ExtB" w:hAnsi="SimSun-ExtB" w:cs="SimSun-ExtB" w:hint="eastAsia"/>
            <w:sz w:val="30"/>
            <w:szCs w:val="30"/>
          </w:rPr>
          <w:t>𩫏</w:t>
        </w:r>
      </w:ins>
      <w:del w:id="179" w:author="Guangyu Zhu" w:date="2025-12-31T18:23:00Z" w16du:dateUtc="2025-12-31T10:23:00Z">
        <w:r w:rsidRPr="0085338C" w:rsidDel="00FB592F">
          <w:rPr>
            <w:rFonts w:ascii="宋体" w:eastAsia="宋体" w:hAnsi="宋体" w:hint="eastAsia"/>
            <w:sz w:val="30"/>
            <w:szCs w:val="30"/>
          </w:rPr>
          <w:delText>章</w:delText>
        </w:r>
      </w:del>
      <w:r w:rsidRPr="0085338C">
        <w:rPr>
          <w:rFonts w:ascii="宋体" w:eastAsia="宋体" w:hAnsi="宋体" w:hint="eastAsia"/>
          <w:sz w:val="30"/>
          <w:szCs w:val="30"/>
        </w:rPr>
        <w:t>（郭），敺（驅）車</w:t>
      </w:r>
      <w:ins w:id="180" w:author="Guangyu Zhu" w:date="2025-12-31T18:24:00Z" w16du:dateUtc="2025-12-31T10:24:00Z">
        <w:r w:rsidR="00FB592F" w:rsidRPr="00FB592F">
          <w:rPr>
            <w:rFonts w:ascii="SimSun-ExtG" w:eastAsia="SimSun-ExtG" w:hAnsi="SimSun-ExtG" w:cs="SimSun-ExtG" w:hint="eastAsia"/>
            <w:sz w:val="30"/>
            <w:szCs w:val="30"/>
          </w:rPr>
          <w:t>𱼩</w:t>
        </w:r>
      </w:ins>
      <w:del w:id="181" w:author="Guangyu Zhu" w:date="2025-12-31T18:24:00Z" w16du:dateUtc="2025-12-31T10:24:00Z">
        <w:r w:rsidRPr="0085338C" w:rsidDel="00FB592F">
          <w:rPr>
            <w:rFonts w:ascii="宋体" w:eastAsia="宋体" w:hAnsi="宋体" w:hint="eastAsia"/>
            <w:sz w:val="30"/>
            <w:szCs w:val="30"/>
          </w:rPr>
          <w:delText>至</w:delText>
        </w:r>
      </w:del>
      <w:r w:rsidRPr="0085338C">
        <w:rPr>
          <w:rFonts w:ascii="宋体" w:eastAsia="宋体" w:hAnsi="宋体" w:hint="eastAsia"/>
          <w:sz w:val="30"/>
          <w:szCs w:val="30"/>
        </w:rPr>
        <w:t>（至于）東</w:t>
      </w:r>
      <w:ins w:id="182" w:author="Guangyu Zhu" w:date="2025-12-31T18:15:00Z" w16du:dateUtc="2025-12-31T10:15:00Z">
        <w:r w:rsidR="00A70B66" w:rsidRPr="0028143C">
          <w:rPr>
            <w:rFonts w:ascii="SimSun-ExtG" w:eastAsia="SimSun-ExtG" w:hAnsi="SimSun-ExtG" w:cs="SimSun-ExtG" w:hint="eastAsia"/>
            <w:sz w:val="30"/>
            <w:szCs w:val="30"/>
          </w:rPr>
          <w:t>𰣅</w:t>
        </w:r>
      </w:ins>
      <w:del w:id="183" w:author="Guangyu Zhu" w:date="2025-12-31T18:15:00Z" w16du:dateUtc="2025-12-31T10:15:00Z">
        <w:r w:rsidRPr="0085338C" w:rsidDel="00A70B66">
          <w:rPr>
            <w:rFonts w:ascii="宋体" w:eastAsia="宋体" w:hAnsi="宋体" w:hint="eastAsia"/>
            <w:sz w:val="30"/>
            <w:szCs w:val="30"/>
          </w:rPr>
          <w:delText>盘</w:delText>
        </w:r>
      </w:del>
      <w:r w:rsidRPr="0085338C">
        <w:rPr>
          <w:rFonts w:ascii="宋体" w:eastAsia="宋体" w:hAnsi="宋体" w:hint="eastAsia"/>
          <w:sz w:val="30"/>
          <w:szCs w:val="30"/>
        </w:rPr>
        <w:t>（畝）。”</w:t>
      </w:r>
    </w:p>
    <w:sectPr w:rsidR="00015876" w:rsidRPr="008533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D2414" w14:textId="77777777" w:rsidR="00A5407A" w:rsidRDefault="00A5407A" w:rsidP="0085338C">
      <w:pPr>
        <w:rPr>
          <w:rFonts w:hint="eastAsia"/>
        </w:rPr>
      </w:pPr>
      <w:r>
        <w:separator/>
      </w:r>
    </w:p>
  </w:endnote>
  <w:endnote w:type="continuationSeparator" w:id="0">
    <w:p w14:paraId="4BA9148A" w14:textId="77777777" w:rsidR="00A5407A" w:rsidRDefault="00A5407A" w:rsidP="008533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CD448" w14:textId="77777777" w:rsidR="00A5407A" w:rsidRDefault="00A5407A" w:rsidP="0085338C">
      <w:pPr>
        <w:rPr>
          <w:rFonts w:hint="eastAsia"/>
        </w:rPr>
      </w:pPr>
      <w:r>
        <w:separator/>
      </w:r>
    </w:p>
  </w:footnote>
  <w:footnote w:type="continuationSeparator" w:id="0">
    <w:p w14:paraId="7C175817" w14:textId="77777777" w:rsidR="00A5407A" w:rsidRDefault="00A5407A" w:rsidP="0085338C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83"/>
    <w:rsid w:val="00015876"/>
    <w:rsid w:val="000244E2"/>
    <w:rsid w:val="000734D2"/>
    <w:rsid w:val="001034D4"/>
    <w:rsid w:val="0028143C"/>
    <w:rsid w:val="002B53F1"/>
    <w:rsid w:val="00461347"/>
    <w:rsid w:val="007C1954"/>
    <w:rsid w:val="0085338C"/>
    <w:rsid w:val="009513E2"/>
    <w:rsid w:val="00A5407A"/>
    <w:rsid w:val="00A70B66"/>
    <w:rsid w:val="00D26F83"/>
    <w:rsid w:val="00E46F98"/>
    <w:rsid w:val="00FB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F498F"/>
  <w15:chartTrackingRefBased/>
  <w15:docId w15:val="{1650AA60-84B4-4A89-84C8-E884D93E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6F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F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F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F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F8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F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F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F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6F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6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6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6F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6F8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26F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6F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6F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6F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6F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F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6F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6F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6F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6F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6F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6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6F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6F8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33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338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33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338C"/>
    <w:rPr>
      <w:sz w:val="18"/>
      <w:szCs w:val="18"/>
    </w:rPr>
  </w:style>
  <w:style w:type="paragraph" w:styleId="af2">
    <w:name w:val="Revision"/>
    <w:hidden/>
    <w:uiPriority w:val="99"/>
    <w:semiHidden/>
    <w:rsid w:val="000734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4</cp:revision>
  <dcterms:created xsi:type="dcterms:W3CDTF">2025-12-30T08:19:00Z</dcterms:created>
  <dcterms:modified xsi:type="dcterms:W3CDTF">2025-12-31T10:24:00Z</dcterms:modified>
</cp:coreProperties>
</file>