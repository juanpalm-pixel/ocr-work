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AA87" w14:textId="77777777" w:rsidR="005867FA" w:rsidRPr="00493989" w:rsidRDefault="005867FA" w:rsidP="005867FA">
      <w:pPr>
        <w:rPr>
          <w:rFonts w:ascii="宋体" w:eastAsia="宋体" w:hAnsi="宋体" w:hint="eastAsia"/>
          <w:b/>
          <w:bCs/>
          <w:sz w:val="30"/>
          <w:szCs w:val="30"/>
          <w:rPrChange w:id="0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1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伓與背</w:t>
      </w:r>
    </w:p>
    <w:p w14:paraId="68E062C2" w14:textId="77777777" w:rsidR="0004518B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《忠信》：“忠人亡譌，信人不伓（背）。”</w:t>
      </w:r>
    </w:p>
    <w:p w14:paraId="2FDAD05D" w14:textId="639F1473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《忠信》：“君子女（如）此，古（故）不皇（誑）生，不伓（背）死也。”</w:t>
      </w:r>
    </w:p>
    <w:p w14:paraId="78785906" w14:textId="77777777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《忠信》：“至忠亡譌，至信不伓（背），夫此之胃（謂）此。”</w:t>
      </w:r>
    </w:p>
    <w:p w14:paraId="3BFC21D5" w14:textId="1A66DDC7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《子羔》：“觀於伊而得之，</w:t>
      </w:r>
      <w:ins w:id="2" w:author="Guangyu Zhu" w:date="2025-11-11T17:03:00Z" w16du:dateUtc="2025-11-11T17:03:00Z">
        <w:r w:rsidR="0004518B" w:rsidRPr="00493989">
          <w:rPr>
            <w:rFonts w:ascii="SimSun-ExtB" w:eastAsia="SimSun-ExtB" w:hAnsi="SimSun-ExtB" w:cs="SimSun-ExtB" w:hint="eastAsia"/>
            <w:sz w:val="30"/>
            <w:szCs w:val="30"/>
          </w:rPr>
          <w:t>𭔉</w:t>
        </w:r>
      </w:ins>
      <w:del w:id="3" w:author="Guangyu Zhu" w:date="2025-11-11T17:03:00Z" w16du:dateUtc="2025-11-11T17:03:00Z">
        <w:r w:rsidRPr="00493989" w:rsidDel="0004518B">
          <w:rPr>
            <w:rFonts w:ascii="宋体" w:eastAsia="宋体" w:hAnsi="宋体" w:hint="eastAsia"/>
            <w:sz w:val="30"/>
            <w:szCs w:val="30"/>
          </w:rPr>
          <w:delText>嵬</w:delText>
        </w:r>
      </w:del>
      <w:r w:rsidRPr="00493989">
        <w:rPr>
          <w:rFonts w:ascii="宋体" w:eastAsia="宋体" w:hAnsi="宋体" w:hint="eastAsia"/>
          <w:sz w:val="30"/>
          <w:szCs w:val="30"/>
        </w:rPr>
        <w:t>（懷）厽（三）</w:t>
      </w:r>
      <w:ins w:id="4" w:author="Guangyu Zhu" w:date="2025-11-11T17:04:00Z" w16du:dateUtc="2025-11-11T17:04:00Z">
        <w:r w:rsidR="0004518B" w:rsidRPr="00493989">
          <w:rPr>
            <w:rFonts w:ascii="SimSun-ExtG" w:eastAsia="SimSun-ExtG" w:hAnsi="SimSun-ExtG" w:cs="SimSun-ExtG" w:hint="eastAsia"/>
            <w:sz w:val="30"/>
            <w:szCs w:val="30"/>
          </w:rPr>
          <w:t>𰐼</w:t>
        </w:r>
      </w:ins>
      <w:del w:id="5" w:author="Guangyu Zhu" w:date="2025-11-11T17:04:00Z" w16du:dateUtc="2025-11-11T17:04:00Z">
        <w:r w:rsidRPr="00493989" w:rsidDel="0004518B">
          <w:rPr>
            <w:rFonts w:ascii="宋体" w:eastAsia="宋体" w:hAnsi="宋体" w:hint="eastAsia"/>
            <w:sz w:val="30"/>
            <w:szCs w:val="30"/>
          </w:rPr>
          <w:delText>心</w:delText>
        </w:r>
      </w:del>
      <w:r w:rsidRPr="00493989">
        <w:rPr>
          <w:rFonts w:ascii="宋体" w:eastAsia="宋体" w:hAnsi="宋体" w:hint="eastAsia"/>
          <w:sz w:val="30"/>
          <w:szCs w:val="30"/>
        </w:rPr>
        <w:t>（年）而</w:t>
      </w:r>
      <w:ins w:id="6" w:author="Guangyu Zhu" w:date="2025-12-20T17:56:00Z" w16du:dateUtc="2025-12-20T09:56:00Z">
        <w:r w:rsidR="00ED3E0B" w:rsidRPr="00493989">
          <w:rPr>
            <w:rFonts w:ascii="宋体" w:eastAsia="宋体" w:hAnsi="宋体" w:hint="eastAsia"/>
            <w:sz w:val="30"/>
            <w:szCs w:val="30"/>
          </w:rPr>
          <w:t>⿱</w:t>
        </w:r>
        <w:r w:rsidR="00ED3E0B" w:rsidRPr="00493989">
          <w:rPr>
            <w:rFonts w:ascii="SimSun-ExtB" w:eastAsia="SimSun-ExtB" w:hAnsi="SimSun-ExtB" w:cs="SimSun-ExtB" w:hint="eastAsia"/>
            <w:sz w:val="30"/>
            <w:szCs w:val="30"/>
          </w:rPr>
          <w:t>𬚪</w:t>
        </w:r>
      </w:ins>
      <w:ins w:id="7" w:author="Guangyu Zhu" w:date="2025-12-20T17:57:00Z" w16du:dateUtc="2025-12-20T09:57:00Z">
        <w:r w:rsidR="00ED3E0B" w:rsidRPr="00493989">
          <w:rPr>
            <w:rFonts w:ascii="宋体" w:eastAsia="宋体" w:hAnsi="宋体" w:hint="eastAsia"/>
            <w:sz w:val="30"/>
            <w:szCs w:val="30"/>
          </w:rPr>
          <w:t>目</w:t>
        </w:r>
      </w:ins>
      <w:r w:rsidRPr="00493989">
        <w:rPr>
          <w:rFonts w:ascii="宋体" w:eastAsia="宋体" w:hAnsi="宋体" w:hint="eastAsia"/>
          <w:sz w:val="30"/>
          <w:szCs w:val="30"/>
        </w:rPr>
        <w:t>於伓（背）而生</w:t>
      </w:r>
      <w:ins w:id="8" w:author="Guangyu Zhu" w:date="2025-12-20T17:58:00Z" w16du:dateUtc="2025-12-20T09:58:00Z">
        <w:r w:rsidR="00ED3E0B" w:rsidRPr="00493989">
          <w:rPr>
            <w:rFonts w:ascii="宋体" w:eastAsia="宋体" w:hAnsi="宋体" w:hint="eastAsia"/>
            <w:sz w:val="30"/>
            <w:szCs w:val="30"/>
            <w:vertAlign w:val="subscript"/>
            <w:rPrChange w:id="9" w:author="Guangyu Zhu" w:date="2025-12-20T17:58:00Z" w16du:dateUtc="2025-12-20T09:58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=</w:t>
        </w:r>
      </w:ins>
      <w:r w:rsidRPr="00493989">
        <w:rPr>
          <w:rFonts w:ascii="宋体" w:eastAsia="宋体" w:hAnsi="宋体" w:hint="eastAsia"/>
          <w:sz w:val="30"/>
          <w:szCs w:val="30"/>
        </w:rPr>
        <w:t>（生，生）而能言，是</w:t>
      </w:r>
      <w:ins w:id="10" w:author="Guangyu Zhu" w:date="2025-11-11T17:07:00Z" w16du:dateUtc="2025-11-11T17:07:00Z">
        <w:r w:rsidR="0004518B" w:rsidRPr="00493989">
          <w:rPr>
            <w:rFonts w:ascii="宋体" w:eastAsia="宋体" w:hAnsi="宋体" w:hint="eastAsia"/>
            <w:sz w:val="30"/>
            <w:szCs w:val="30"/>
          </w:rPr>
          <w:t>㙑</w:t>
        </w:r>
      </w:ins>
      <w:del w:id="11" w:author="Guangyu Zhu" w:date="2025-11-11T17:07:00Z" w16du:dateUtc="2025-11-11T17:07:00Z">
        <w:r w:rsidRPr="00493989" w:rsidDel="0004518B">
          <w:rPr>
            <w:rFonts w:ascii="宋体" w:eastAsia="宋体" w:hAnsi="宋体" w:hint="eastAsia"/>
            <w:sz w:val="30"/>
            <w:szCs w:val="30"/>
          </w:rPr>
          <w:delText>愚</w:delText>
        </w:r>
      </w:del>
      <w:r w:rsidRPr="00493989">
        <w:rPr>
          <w:rFonts w:ascii="宋体" w:eastAsia="宋体" w:hAnsi="宋体" w:hint="eastAsia"/>
          <w:sz w:val="30"/>
          <w:szCs w:val="30"/>
        </w:rPr>
        <w:t>（禹）也。”</w:t>
      </w:r>
    </w:p>
    <w:p w14:paraId="51853720" w14:textId="77777777" w:rsidR="00737196" w:rsidRPr="00493989" w:rsidRDefault="005867FA" w:rsidP="005867FA">
      <w:pPr>
        <w:rPr>
          <w:ins w:id="12" w:author="Guangyu Zhu" w:date="2025-11-11T17:10:00Z" w16du:dateUtc="2025-11-11T17:10:00Z"/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《從政》：“小人藥（樂）則</w:t>
      </w:r>
      <w:ins w:id="13" w:author="Guangyu Zhu" w:date="2025-11-11T17:08:00Z" w16du:dateUtc="2025-11-11T17:08:00Z">
        <w:r w:rsidR="0004518B" w:rsidRPr="00493989">
          <w:rPr>
            <w:rFonts w:ascii="SimSun-ExtB" w:eastAsia="SimSun-ExtB" w:hAnsi="SimSun-ExtB" w:cs="SimSun-ExtB" w:hint="eastAsia"/>
            <w:sz w:val="30"/>
            <w:szCs w:val="30"/>
          </w:rPr>
          <w:t>𢚝</w:t>
        </w:r>
      </w:ins>
      <w:del w:id="14" w:author="Guangyu Zhu" w:date="2025-11-11T17:08:00Z" w16du:dateUtc="2025-11-11T17:08:00Z">
        <w:r w:rsidRPr="00493989" w:rsidDel="0004518B">
          <w:rPr>
            <w:rFonts w:ascii="宋体" w:eastAsia="宋体" w:hAnsi="宋体" w:hint="eastAsia"/>
            <w:sz w:val="30"/>
            <w:szCs w:val="30"/>
          </w:rPr>
          <w:delText>俟</w:delText>
        </w:r>
      </w:del>
      <w:r w:rsidRPr="00493989">
        <w:rPr>
          <w:rFonts w:ascii="宋体" w:eastAsia="宋体" w:hAnsi="宋体" w:hint="eastAsia"/>
          <w:sz w:val="30"/>
          <w:szCs w:val="30"/>
        </w:rPr>
        <w:t>（疑），</w:t>
      </w:r>
      <w:ins w:id="15" w:author="Guangyu Zhu" w:date="2025-11-11T17:08:00Z" w16du:dateUtc="2025-11-11T17:08:00Z">
        <w:r w:rsidR="0004518B" w:rsidRPr="00493989">
          <w:rPr>
            <w:rFonts w:ascii="SimSun-ExtB" w:eastAsia="SimSun-ExtB" w:hAnsi="SimSun-ExtB" w:cs="SimSun-ExtB" w:hint="eastAsia"/>
            <w:sz w:val="30"/>
            <w:szCs w:val="30"/>
          </w:rPr>
          <w:t>𢝊</w:t>
        </w:r>
      </w:ins>
      <w:del w:id="16" w:author="Guangyu Zhu" w:date="2025-11-11T17:08:00Z" w16du:dateUtc="2025-11-11T17:08:00Z">
        <w:r w:rsidRPr="00493989" w:rsidDel="0004518B">
          <w:rPr>
            <w:rFonts w:ascii="宋体" w:eastAsia="宋体" w:hAnsi="宋体" w:hint="eastAsia"/>
            <w:sz w:val="30"/>
            <w:szCs w:val="30"/>
          </w:rPr>
          <w:delText>息</w:delText>
        </w:r>
      </w:del>
      <w:r w:rsidRPr="00493989">
        <w:rPr>
          <w:rFonts w:ascii="宋体" w:eastAsia="宋体" w:hAnsi="宋体" w:hint="eastAsia"/>
          <w:sz w:val="30"/>
          <w:szCs w:val="30"/>
        </w:rPr>
        <w:t>（憂）則</w:t>
      </w:r>
      <w:ins w:id="17" w:author="Guangyu Zhu" w:date="2025-11-11T17:08:00Z" w16du:dateUtc="2025-11-11T17:08:00Z">
        <w:r w:rsidR="0004518B" w:rsidRPr="00493989">
          <w:rPr>
            <w:rFonts w:ascii="宋体" w:eastAsia="宋体" w:hAnsi="宋体" w:hint="eastAsia"/>
            <w:sz w:val="30"/>
            <w:szCs w:val="30"/>
          </w:rPr>
          <w:t>䎽</w:t>
        </w:r>
      </w:ins>
      <w:r w:rsidRPr="00493989">
        <w:rPr>
          <w:rFonts w:ascii="宋体" w:eastAsia="宋体" w:hAnsi="宋体" w:hint="eastAsia"/>
          <w:sz w:val="30"/>
          <w:szCs w:val="30"/>
        </w:rPr>
        <w:t>（昏），</w:t>
      </w:r>
      <w:ins w:id="18" w:author="Guangyu Zhu" w:date="2025-11-11T17:08:00Z" w16du:dateUtc="2025-11-11T17:08:00Z">
        <w:r w:rsidR="0004518B" w:rsidRPr="00493989">
          <w:rPr>
            <w:rFonts w:ascii="SimSun-ExtB" w:eastAsia="SimSun-ExtB" w:hAnsi="SimSun-ExtB" w:cs="SimSun-ExtB" w:hint="eastAsia"/>
            <w:sz w:val="30"/>
            <w:szCs w:val="30"/>
          </w:rPr>
          <w:t>𦬑</w:t>
        </w:r>
      </w:ins>
      <w:del w:id="19" w:author="Guangyu Zhu" w:date="2025-11-11T17:08:00Z" w16du:dateUtc="2025-11-11T17:08:00Z">
        <w:r w:rsidRPr="00493989" w:rsidDel="0004518B">
          <w:rPr>
            <w:rFonts w:ascii="宋体" w:eastAsia="宋体" w:hAnsi="宋体" w:hint="eastAsia"/>
            <w:sz w:val="30"/>
            <w:szCs w:val="30"/>
          </w:rPr>
          <w:delText>安</w:delText>
        </w:r>
      </w:del>
      <w:r w:rsidRPr="00493989">
        <w:rPr>
          <w:rFonts w:ascii="宋体" w:eastAsia="宋体" w:hAnsi="宋体" w:hint="eastAsia"/>
          <w:sz w:val="30"/>
          <w:szCs w:val="30"/>
        </w:rPr>
        <w:t>（怒）則</w:t>
      </w:r>
      <w:ins w:id="20" w:author="Guangyu Zhu" w:date="2025-11-11T17:09:00Z" w16du:dateUtc="2025-11-11T17:09:00Z">
        <w:r w:rsidR="0004518B" w:rsidRPr="00493989">
          <w:rPr>
            <w:rFonts w:ascii="SimSun-ExtG" w:eastAsia="SimSun-ExtG" w:hAnsi="SimSun-ExtG" w:cs="SimSun-ExtG" w:hint="eastAsia"/>
            <w:sz w:val="30"/>
            <w:szCs w:val="30"/>
          </w:rPr>
          <w:t>𰀭</w:t>
        </w:r>
      </w:ins>
      <w:r w:rsidRPr="00493989">
        <w:rPr>
          <w:rFonts w:ascii="宋体" w:eastAsia="宋体" w:hAnsi="宋体" w:hint="eastAsia"/>
          <w:sz w:val="30"/>
          <w:szCs w:val="30"/>
        </w:rPr>
        <w:t>（勝），愳（懼）則伓（背），恥則</w:t>
      </w:r>
      <w:ins w:id="21" w:author="Guangyu Zhu" w:date="2025-11-11T17:10:00Z" w16du:dateUtc="2025-11-11T17:10:00Z">
        <w:r w:rsidR="00737196" w:rsidRPr="00493989">
          <w:rPr>
            <w:rFonts w:ascii="SimSun-ExtB" w:eastAsia="SimSun-ExtB" w:hAnsi="SimSun-ExtB" w:cs="SimSun-ExtB" w:hint="eastAsia"/>
            <w:sz w:val="30"/>
            <w:szCs w:val="30"/>
          </w:rPr>
          <w:t>𨊠</w:t>
        </w:r>
      </w:ins>
      <w:r w:rsidRPr="00493989">
        <w:rPr>
          <w:rFonts w:ascii="宋体" w:eastAsia="宋体" w:hAnsi="宋体" w:hint="eastAsia"/>
          <w:sz w:val="30"/>
          <w:szCs w:val="30"/>
        </w:rPr>
        <w:t>（犯）。”</w:t>
      </w:r>
    </w:p>
    <w:p w14:paraId="52AABC86" w14:textId="7C152E66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《周易·艮》：“艮：其伓（背），不雘（獲）其身，行其廷（庭），不</w:t>
      </w:r>
      <w:ins w:id="22" w:author="Guangyu Zhu" w:date="2025-11-11T17:10:00Z" w16du:dateUtc="2025-11-11T17:10:00Z">
        <w:r w:rsidR="00737196" w:rsidRPr="0049398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r w:rsidRPr="00493989">
        <w:rPr>
          <w:rFonts w:ascii="宋体" w:eastAsia="宋体" w:hAnsi="宋体" w:hint="eastAsia"/>
          <w:sz w:val="30"/>
          <w:szCs w:val="30"/>
        </w:rPr>
        <w:t>。”</w:t>
      </w:r>
    </w:p>
    <w:p w14:paraId="7B0F39D7" w14:textId="07988DBE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《陳公》：“</w:t>
      </w:r>
      <w:ins w:id="23" w:author="Guangyu Zhu" w:date="2025-11-11T17:10:00Z" w16du:dateUtc="2025-11-11T17:10:00Z">
        <w:r w:rsidR="00737196" w:rsidRPr="0049398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24" w:author="Guangyu Zhu" w:date="2025-11-11T17:10:00Z" w16du:dateUtc="2025-11-11T17:10:00Z">
        <w:r w:rsidRPr="00493989" w:rsidDel="00737196">
          <w:rPr>
            <w:rFonts w:ascii="宋体" w:eastAsia="宋体" w:hAnsi="宋体" w:hint="eastAsia"/>
            <w:sz w:val="30"/>
            <w:szCs w:val="30"/>
          </w:rPr>
          <w:delText>√</w:delText>
        </w:r>
      </w:del>
      <w:r w:rsidRPr="00493989">
        <w:rPr>
          <w:rFonts w:ascii="宋体" w:eastAsia="宋体" w:hAnsi="宋体" w:hint="eastAsia"/>
          <w:sz w:val="30"/>
          <w:szCs w:val="30"/>
        </w:rPr>
        <w:t>之币（師）徒乃出，伓（背）軍而戟（敶），牺（將）軍後出安（焉），名之曰弇行。”</w:t>
      </w:r>
    </w:p>
    <w:p w14:paraId="122AF328" w14:textId="5A6E0795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《文王》：“天</w:t>
      </w:r>
      <w:ins w:id="25" w:author="Guangyu Zhu" w:date="2025-12-20T17:59:00Z" w16du:dateUtc="2025-12-20T09:59:00Z">
        <w:r w:rsidR="00F56F6C" w:rsidRPr="00493989">
          <w:rPr>
            <w:rFonts w:ascii="宋体" w:eastAsia="宋体" w:hAnsi="宋体" w:hint="eastAsia"/>
            <w:sz w:val="30"/>
            <w:szCs w:val="30"/>
          </w:rPr>
          <w:t>⿱之所</w:t>
        </w:r>
      </w:ins>
      <w:ins w:id="26" w:author="Guangyu Zhu" w:date="2025-11-11T17:11:00Z" w16du:dateUtc="2025-11-11T17:11:00Z">
        <w:r w:rsidR="00737196" w:rsidRPr="00493989">
          <w:rPr>
            <w:rFonts w:ascii="宋体" w:eastAsia="宋体" w:hAnsi="宋体" w:hint="eastAsia"/>
            <w:sz w:val="30"/>
            <w:szCs w:val="30"/>
            <w:vertAlign w:val="subscript"/>
            <w:rPrChange w:id="27" w:author="Guangyu Zhu" w:date="2025-11-11T17:11:00Z" w16du:dateUtc="2025-11-11T17:11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=</w:t>
        </w:r>
      </w:ins>
      <w:del w:id="28" w:author="Guangyu Zhu" w:date="2025-11-11T17:11:00Z" w16du:dateUtc="2025-11-11T17:11:00Z">
        <w:r w:rsidRPr="00493989" w:rsidDel="00737196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493989">
        <w:rPr>
          <w:rFonts w:ascii="宋体" w:eastAsia="宋体" w:hAnsi="宋体" w:hint="eastAsia"/>
          <w:sz w:val="30"/>
          <w:szCs w:val="30"/>
        </w:rPr>
        <w:t>（之所）向，若或與之；天</w:t>
      </w:r>
      <w:ins w:id="29" w:author="Guangyu Zhu" w:date="2025-12-20T17:59:00Z" w16du:dateUtc="2025-12-20T09:59:00Z">
        <w:r w:rsidR="00F56F6C" w:rsidRPr="00493989">
          <w:rPr>
            <w:rFonts w:ascii="宋体" w:eastAsia="宋体" w:hAnsi="宋体" w:hint="eastAsia"/>
            <w:sz w:val="30"/>
            <w:szCs w:val="30"/>
          </w:rPr>
          <w:t>⿱之所</w:t>
        </w:r>
      </w:ins>
      <w:ins w:id="30" w:author="Guangyu Zhu" w:date="2025-11-11T17:12:00Z" w16du:dateUtc="2025-11-11T17:12:00Z">
        <w:r w:rsidR="00737196" w:rsidRPr="00493989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493989">
        <w:rPr>
          <w:rFonts w:ascii="宋体" w:eastAsia="宋体" w:hAnsi="宋体" w:hint="eastAsia"/>
          <w:sz w:val="30"/>
          <w:szCs w:val="30"/>
        </w:rPr>
        <w:t>（之所）伓（背），若【或】佢（拒）之。”</w:t>
      </w:r>
    </w:p>
    <w:p w14:paraId="14BEF75D" w14:textId="72EFD85D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《晏子五》：“及夏</w:t>
      </w:r>
      <w:r w:rsidRPr="00493989">
        <w:rPr>
          <w:rFonts w:ascii="宋体" w:eastAsia="宋体" w:hAnsi="宋体" w:hint="eastAsia"/>
          <w:sz w:val="30"/>
          <w:szCs w:val="30"/>
          <w:bdr w:val="single" w:sz="4" w:space="0" w:color="auto"/>
          <w:rPrChange w:id="31" w:author="Guangyu Zhu" w:date="2025-11-11T17:12:00Z" w16du:dateUtc="2025-11-11T17:12:00Z">
            <w:rPr>
              <w:rFonts w:ascii="宋体" w:eastAsia="宋体" w:hAnsi="宋体" w:hint="eastAsia"/>
              <w:sz w:val="28"/>
              <w:szCs w:val="28"/>
            </w:rPr>
          </w:rPrChange>
        </w:rPr>
        <w:t>之</w:t>
      </w:r>
      <w:del w:id="32" w:author="Guangyu Zhu" w:date="2025-11-11T17:12:00Z" w16du:dateUtc="2025-11-11T17:12:00Z">
        <w:r w:rsidRPr="00493989" w:rsidDel="00737196">
          <w:rPr>
            <w:rFonts w:ascii="宋体" w:eastAsia="宋体" w:hAnsi="宋体" w:hint="eastAsia"/>
            <w:sz w:val="30"/>
            <w:szCs w:val="30"/>
          </w:rPr>
          <w:delText>哀</w:delText>
        </w:r>
      </w:del>
      <w:ins w:id="33" w:author="Guangyu Zhu" w:date="2025-11-11T17:12:00Z" w16du:dateUtc="2025-11-11T17:12:00Z">
        <w:r w:rsidR="00737196" w:rsidRPr="00493989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34" w:author="Guangyu Zhu" w:date="2025-11-11T17:12:00Z" w16du:dateUtc="2025-11-11T17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衰</w:t>
        </w:r>
      </w:ins>
      <w:r w:rsidRPr="00493989">
        <w:rPr>
          <w:rFonts w:ascii="宋体" w:eastAsia="宋体" w:hAnsi="宋体" w:hint="eastAsia"/>
          <w:sz w:val="30"/>
          <w:szCs w:val="30"/>
        </w:rPr>
        <w:t>也，其王桀伓（背）行棄義，作爲頃宫</w:t>
      </w:r>
      <w:ins w:id="35" w:author="Guangyu Zhu" w:date="2025-12-20T17:59:00Z" w16du:dateUtc="2025-12-20T09:59:00Z">
        <w:r w:rsidR="00F56F6C" w:rsidRPr="00493989">
          <w:rPr>
            <w:rFonts w:ascii="宋体" w:eastAsia="宋体" w:hAnsi="宋体" w:hint="eastAsia"/>
            <w:sz w:val="30"/>
            <w:szCs w:val="30"/>
          </w:rPr>
          <w:t>⿱品玉</w:t>
        </w:r>
      </w:ins>
      <w:r w:rsidRPr="00493989">
        <w:rPr>
          <w:rFonts w:ascii="宋体" w:eastAsia="宋体" w:hAnsi="宋体" w:hint="eastAsia"/>
          <w:sz w:val="30"/>
          <w:szCs w:val="30"/>
        </w:rPr>
        <w:t>（靈）臺。”</w:t>
      </w:r>
    </w:p>
    <w:p w14:paraId="7D24563D" w14:textId="77777777" w:rsidR="005867FA" w:rsidRPr="00493989" w:rsidRDefault="005867FA" w:rsidP="005867FA">
      <w:pPr>
        <w:rPr>
          <w:rFonts w:ascii="宋体" w:eastAsia="宋体" w:hAnsi="宋体" w:hint="eastAsia"/>
          <w:b/>
          <w:bCs/>
          <w:sz w:val="30"/>
          <w:szCs w:val="30"/>
          <w:rPrChange w:id="36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37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伓與偪</w:t>
      </w:r>
    </w:p>
    <w:p w14:paraId="760D6FD9" w14:textId="77777777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《晏子七》：“節飲食，毋敢多田（畋）魚（漁），以毋伓（偪）川睪（澤）。”</w:t>
      </w:r>
    </w:p>
    <w:p w14:paraId="7C88C440" w14:textId="77777777" w:rsidR="005867FA" w:rsidRPr="00493989" w:rsidRDefault="005867FA" w:rsidP="005867FA">
      <w:pPr>
        <w:rPr>
          <w:rFonts w:ascii="宋体" w:eastAsia="宋体" w:hAnsi="宋体" w:hint="eastAsia"/>
          <w:b/>
          <w:bCs/>
          <w:sz w:val="30"/>
          <w:szCs w:val="30"/>
          <w:rPrChange w:id="38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39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伓與附</w:t>
      </w:r>
    </w:p>
    <w:p w14:paraId="25DDC529" w14:textId="77777777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《鮑叔牙》：“不出三年，耀（狄）人之伓（附）者七百邦。”按，</w:t>
      </w:r>
      <w:r w:rsidRPr="00493989">
        <w:rPr>
          <w:rFonts w:ascii="宋体" w:eastAsia="宋体" w:hAnsi="宋体" w:hint="eastAsia"/>
          <w:sz w:val="30"/>
          <w:szCs w:val="30"/>
        </w:rPr>
        <w:lastRenderedPageBreak/>
        <w:t>“伓（附）”字從李天虹《上博五&lt;競&gt;、&lt;鮑&gt;篇校讀四則》（簡帛網，2006年2月19日）讀。</w:t>
      </w:r>
    </w:p>
    <w:p w14:paraId="47E17DC0" w14:textId="77777777" w:rsidR="005867FA" w:rsidRPr="00493989" w:rsidRDefault="005867FA" w:rsidP="005867FA">
      <w:pPr>
        <w:rPr>
          <w:rFonts w:ascii="宋体" w:eastAsia="宋体" w:hAnsi="宋体" w:hint="eastAsia"/>
          <w:b/>
          <w:bCs/>
          <w:sz w:val="30"/>
          <w:szCs w:val="30"/>
          <w:rPrChange w:id="40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41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伓與服</w:t>
      </w:r>
    </w:p>
    <w:p w14:paraId="30A21002" w14:textId="0BD9073C" w:rsidR="005867FA" w:rsidRPr="00493989" w:rsidRDefault="005867FA" w:rsidP="005867FA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《保訓》：“昔</w:t>
      </w:r>
      <w:ins w:id="42" w:author="Guangyu Zhu" w:date="2025-11-11T17:15:00Z" w16du:dateUtc="2025-11-11T17:15:00Z">
        <w:r w:rsidR="0099154A" w:rsidRPr="00493989">
          <w:rPr>
            <w:rFonts w:ascii="SimSun-ExtB" w:eastAsia="SimSun-ExtB" w:hAnsi="SimSun-ExtB" w:cs="SimSun-ExtB" w:hint="eastAsia"/>
            <w:sz w:val="30"/>
            <w:szCs w:val="30"/>
          </w:rPr>
          <w:t>𡵂</w:t>
        </w:r>
      </w:ins>
      <w:del w:id="43" w:author="Guangyu Zhu" w:date="2025-11-11T17:15:00Z" w16du:dateUtc="2025-11-11T17:15:00Z">
        <w:r w:rsidRPr="00493989" w:rsidDel="0099154A">
          <w:rPr>
            <w:rFonts w:ascii="宋体" w:eastAsia="宋体" w:hAnsi="宋体" w:hint="eastAsia"/>
            <w:sz w:val="30"/>
            <w:szCs w:val="30"/>
          </w:rPr>
          <w:delText>先</w:delText>
        </w:r>
      </w:del>
      <w:r w:rsidRPr="00493989">
        <w:rPr>
          <w:rFonts w:ascii="宋体" w:eastAsia="宋体" w:hAnsi="宋体" w:hint="eastAsia"/>
          <w:sz w:val="30"/>
          <w:szCs w:val="30"/>
        </w:rPr>
        <w:t>（微）叚（假）中于河，以復又</w:t>
      </w:r>
      <w:ins w:id="44" w:author="Guangyu Zhu" w:date="2025-11-11T17:15:00Z" w16du:dateUtc="2025-11-11T17:15:00Z">
        <w:r w:rsidR="0099154A" w:rsidRPr="00493989">
          <w:rPr>
            <w:rFonts w:ascii="宋体" w:eastAsia="宋体" w:hAnsi="宋体" w:hint="eastAsia"/>
            <w:sz w:val="30"/>
            <w:szCs w:val="30"/>
            <w:vertAlign w:val="subscript"/>
            <w:rPrChange w:id="45" w:author="Guangyu Zhu" w:date="2025-11-11T17:15:00Z" w16du:dateUtc="2025-11-11T17:15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=</w:t>
        </w:r>
      </w:ins>
      <w:r w:rsidRPr="00493989">
        <w:rPr>
          <w:rFonts w:ascii="宋体" w:eastAsia="宋体" w:hAnsi="宋体" w:hint="eastAsia"/>
          <w:sz w:val="30"/>
          <w:szCs w:val="30"/>
        </w:rPr>
        <w:t>易</w:t>
      </w:r>
      <w:ins w:id="46" w:author="Guangyu Zhu" w:date="2025-11-11T17:15:00Z" w16du:dateUtc="2025-11-11T17:15:00Z">
        <w:r w:rsidR="0099154A" w:rsidRPr="00493989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493989">
        <w:rPr>
          <w:rFonts w:ascii="宋体" w:eastAsia="宋体" w:hAnsi="宋体" w:hint="eastAsia"/>
          <w:sz w:val="30"/>
          <w:szCs w:val="30"/>
        </w:rPr>
        <w:t>（有易，有易）伓（服）氒（厥）辠（罪）。”</w:t>
      </w:r>
    </w:p>
    <w:p w14:paraId="2B58F47A" w14:textId="7B77F89C" w:rsidR="00B55F16" w:rsidRPr="00493989" w:rsidRDefault="005867FA" w:rsidP="00B55F16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《祭公》：“康□之，</w:t>
      </w:r>
      <w:ins w:id="47" w:author="Guangyu Zhu" w:date="2025-12-20T18:00:00Z" w16du:dateUtc="2025-12-20T10:00:00Z">
        <w:r w:rsidR="00F56F6C" w:rsidRPr="00493989">
          <w:rPr>
            <w:rFonts w:ascii="宋体" w:eastAsia="宋体" w:hAnsi="宋体" w:hint="eastAsia"/>
            <w:sz w:val="30"/>
            <w:szCs w:val="30"/>
          </w:rPr>
          <w:t>⿰子</w:t>
        </w:r>
        <w:r w:rsidR="00F56F6C" w:rsidRPr="00493989">
          <w:rPr>
            <w:rFonts w:ascii="SimSun-ExtB" w:eastAsia="SimSun-ExtB" w:hAnsi="SimSun-ExtB" w:cs="SimSun-ExtB" w:hint="eastAsia"/>
            <w:sz w:val="30"/>
            <w:szCs w:val="30"/>
          </w:rPr>
          <w:t>𬔖</w:t>
        </w:r>
      </w:ins>
      <w:del w:id="48" w:author="Guangyu Zhu" w:date="2025-11-11T17:16:00Z" w16du:dateUtc="2025-11-11T17:16:00Z">
        <w:r w:rsidRPr="00493989" w:rsidDel="0099154A">
          <w:rPr>
            <w:rFonts w:ascii="宋体" w:eastAsia="宋体" w:hAnsi="宋体" w:hint="eastAsia"/>
            <w:sz w:val="30"/>
            <w:szCs w:val="30"/>
          </w:rPr>
          <w:delText>孩</w:delText>
        </w:r>
      </w:del>
      <w:r w:rsidRPr="00493989">
        <w:rPr>
          <w:rFonts w:ascii="宋体" w:eastAsia="宋体" w:hAnsi="宋体" w:hint="eastAsia"/>
          <w:sz w:val="30"/>
          <w:szCs w:val="30"/>
        </w:rPr>
        <w:t>（蠥）伓（服）之，肰（然）母（毋）夕（斁）□，維我周又（有）</w:t>
      </w:r>
      <w:ins w:id="49" w:author="Guangyu Zhu" w:date="2025-11-11T17:17:00Z" w16du:dateUtc="2025-11-11T17:17:00Z">
        <w:r w:rsidR="0099154A" w:rsidRPr="00493989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del w:id="50" w:author="Guangyu Zhu" w:date="2025-11-11T17:17:00Z" w16du:dateUtc="2025-11-11T17:17:00Z">
        <w:r w:rsidR="00B55F16" w:rsidRPr="00493989" w:rsidDel="0099154A">
          <w:rPr>
            <w:rFonts w:ascii="宋体" w:eastAsia="宋体" w:hAnsi="宋体" w:hint="eastAsia"/>
            <w:sz w:val="30"/>
            <w:szCs w:val="30"/>
          </w:rPr>
          <w:delText>棠</w:delText>
        </w:r>
      </w:del>
      <w:r w:rsidR="00B55F16" w:rsidRPr="00493989">
        <w:rPr>
          <w:rFonts w:ascii="宋体" w:eastAsia="宋体" w:hAnsi="宋体" w:hint="eastAsia"/>
          <w:sz w:val="30"/>
          <w:szCs w:val="30"/>
        </w:rPr>
        <w:t>（常）型（刑）。”</w:t>
      </w:r>
    </w:p>
    <w:p w14:paraId="0EA7AAD0" w14:textId="22C18ECC" w:rsidR="00B55F16" w:rsidRPr="00493989" w:rsidRDefault="002E73E7" w:rsidP="00B55F16">
      <w:pPr>
        <w:rPr>
          <w:rFonts w:ascii="宋体" w:eastAsia="宋体" w:hAnsi="宋体" w:hint="eastAsia"/>
          <w:b/>
          <w:bCs/>
          <w:sz w:val="30"/>
          <w:szCs w:val="30"/>
          <w:rPrChange w:id="51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ins w:id="52" w:author="Guangyu Zhu" w:date="2025-12-20T18:01:00Z" w16du:dateUtc="2025-12-20T10:01:00Z">
        <w:r w:rsidRPr="00493989">
          <w:rPr>
            <w:rFonts w:ascii="宋体" w:eastAsia="宋体" w:hAnsi="宋体" w:hint="eastAsia"/>
            <w:b/>
            <w:bCs/>
            <w:sz w:val="30"/>
            <w:szCs w:val="30"/>
            <w:rPrChange w:id="53" w:author="Guangyu Zhu" w:date="2025-12-21T20:12:00Z" w16du:dateUtc="2025-12-21T12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⿱伓貝</w:t>
        </w:r>
      </w:ins>
      <w:del w:id="54" w:author="Guangyu Zhu" w:date="2025-11-11T17:18:00Z" w16du:dateUtc="2025-11-11T17:18:00Z">
        <w:r w:rsidR="00B55F16" w:rsidRPr="00493989" w:rsidDel="0099154A">
          <w:rPr>
            <w:rFonts w:ascii="宋体" w:eastAsia="宋体" w:hAnsi="宋体" w:hint="eastAsia"/>
            <w:b/>
            <w:bCs/>
            <w:sz w:val="30"/>
            <w:szCs w:val="30"/>
            <w:rPrChange w:id="55" w:author="Guangyu Zhu" w:date="2025-12-21T20:12:00Z" w16du:dateUtc="2025-12-21T12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賃</w:delText>
        </w:r>
      </w:del>
      <w:r w:rsidR="00B55F16" w:rsidRPr="00493989">
        <w:rPr>
          <w:rFonts w:ascii="宋体" w:eastAsia="宋体" w:hAnsi="宋体" w:hint="eastAsia"/>
          <w:b/>
          <w:bCs/>
          <w:sz w:val="30"/>
          <w:szCs w:val="30"/>
          <w:rPrChange w:id="56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與倍</w:t>
      </w:r>
    </w:p>
    <w:p w14:paraId="5150B3C5" w14:textId="7A76F54C" w:rsidR="00B55F16" w:rsidRPr="00493989" w:rsidRDefault="00B55F16" w:rsidP="00B55F16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《曹沫》：“凡畜羣臣，貴戔（賤）同</w:t>
      </w:r>
      <w:ins w:id="57" w:author="Guangyu Zhu" w:date="2025-12-20T18:03:00Z" w16du:dateUtc="2025-12-20T10:03:00Z">
        <w:r w:rsidR="00341DF5" w:rsidRPr="00493989">
          <w:rPr>
            <w:rFonts w:ascii="宋体" w:eastAsia="宋体" w:hAnsi="宋体" w:hint="eastAsia"/>
            <w:sz w:val="30"/>
            <w:szCs w:val="30"/>
          </w:rPr>
          <w:t>⿱屮正</w:t>
        </w:r>
      </w:ins>
      <w:del w:id="58" w:author="Guangyu Zhu" w:date="2025-11-11T17:21:00Z" w16du:dateUtc="2025-11-11T17:21:00Z">
        <w:r w:rsidRPr="00493989" w:rsidDel="0099154A">
          <w:rPr>
            <w:rFonts w:ascii="宋体" w:eastAsia="宋体" w:hAnsi="宋体" w:hint="eastAsia"/>
            <w:sz w:val="30"/>
            <w:szCs w:val="30"/>
          </w:rPr>
          <w:delText>走</w:delText>
        </w:r>
      </w:del>
      <w:r w:rsidRPr="00493989">
        <w:rPr>
          <w:rFonts w:ascii="宋体" w:eastAsia="宋体" w:hAnsi="宋体" w:hint="eastAsia"/>
          <w:sz w:val="30"/>
          <w:szCs w:val="30"/>
        </w:rPr>
        <w:t>（等），</w:t>
      </w:r>
      <w:ins w:id="59" w:author="Guangyu Zhu" w:date="2025-12-20T18:03:00Z" w16du:dateUtc="2025-12-20T10:03:00Z">
        <w:r w:rsidR="00341DF5" w:rsidRPr="00493989">
          <w:rPr>
            <w:rFonts w:ascii="宋体" w:eastAsia="宋体" w:hAnsi="宋体" w:hint="eastAsia"/>
            <w:sz w:val="30"/>
            <w:szCs w:val="30"/>
          </w:rPr>
          <w:t>⿱夕录</w:t>
        </w:r>
      </w:ins>
      <w:r w:rsidRPr="00493989">
        <w:rPr>
          <w:rFonts w:ascii="宋体" w:eastAsia="宋体" w:hAnsi="宋体" w:hint="eastAsia"/>
          <w:sz w:val="30"/>
          <w:szCs w:val="30"/>
        </w:rPr>
        <w:t>（禄）毋</w:t>
      </w:r>
      <w:ins w:id="60" w:author="Guangyu Zhu" w:date="2025-12-20T18:01:00Z" w16du:dateUtc="2025-12-20T10:01:00Z">
        <w:r w:rsidR="002E73E7" w:rsidRPr="00493989">
          <w:rPr>
            <w:rFonts w:ascii="宋体" w:eastAsia="宋体" w:hAnsi="宋体" w:hint="eastAsia"/>
            <w:noProof/>
            <w:sz w:val="30"/>
            <w:szCs w:val="30"/>
          </w:rPr>
          <w:t>⿱伓貝</w:t>
        </w:r>
      </w:ins>
      <w:del w:id="61" w:author="Guangyu Zhu" w:date="2025-11-11T17:23:00Z" w16du:dateUtc="2025-11-11T17:23:00Z">
        <w:r w:rsidRPr="00493989" w:rsidDel="00D34517">
          <w:rPr>
            <w:rFonts w:ascii="宋体" w:eastAsia="宋体" w:hAnsi="宋体" w:hint="eastAsia"/>
            <w:sz w:val="30"/>
            <w:szCs w:val="30"/>
          </w:rPr>
          <w:delText>赁</w:delText>
        </w:r>
      </w:del>
      <w:r w:rsidRPr="00493989">
        <w:rPr>
          <w:rFonts w:ascii="宋体" w:eastAsia="宋体" w:hAnsi="宋体" w:hint="eastAsia"/>
          <w:sz w:val="30"/>
          <w:szCs w:val="30"/>
        </w:rPr>
        <w:t>（倍）。”按，“</w:t>
      </w:r>
      <w:ins w:id="62" w:author="Guangyu Zhu" w:date="2025-12-20T18:02:00Z" w16du:dateUtc="2025-12-20T10:02:00Z">
        <w:r w:rsidR="002E73E7" w:rsidRPr="00493989">
          <w:rPr>
            <w:rFonts w:ascii="宋体" w:eastAsia="宋体" w:hAnsi="宋体" w:hint="eastAsia"/>
            <w:sz w:val="30"/>
            <w:szCs w:val="30"/>
          </w:rPr>
          <w:t>⿱伓貝</w:t>
        </w:r>
      </w:ins>
      <w:del w:id="63" w:author="Guangyu Zhu" w:date="2025-11-11T17:23:00Z" w16du:dateUtc="2025-11-11T17:23:00Z">
        <w:r w:rsidRPr="00493989" w:rsidDel="00D34517">
          <w:rPr>
            <w:rFonts w:ascii="宋体" w:eastAsia="宋体" w:hAnsi="宋体" w:hint="eastAsia"/>
            <w:sz w:val="30"/>
            <w:szCs w:val="30"/>
          </w:rPr>
          <w:delText>賃</w:delText>
        </w:r>
      </w:del>
      <w:r w:rsidRPr="00493989">
        <w:rPr>
          <w:rFonts w:ascii="宋体" w:eastAsia="宋体" w:hAnsi="宋体" w:hint="eastAsia"/>
          <w:sz w:val="30"/>
          <w:szCs w:val="30"/>
        </w:rPr>
        <w:t>（倍）”字從陳劍《上博竹書&lt;曹沫之敶&gt;新編釋文》（簡帛研究網，2005年2月12日)讀。</w:t>
      </w:r>
    </w:p>
    <w:p w14:paraId="200D6DFA" w14:textId="3F42D0C8" w:rsidR="00B55F16" w:rsidRPr="00493989" w:rsidRDefault="002E73E7" w:rsidP="00B55F16">
      <w:pPr>
        <w:rPr>
          <w:rFonts w:ascii="宋体" w:eastAsia="宋体" w:hAnsi="宋体" w:hint="eastAsia"/>
          <w:b/>
          <w:bCs/>
          <w:sz w:val="30"/>
          <w:szCs w:val="30"/>
          <w:rPrChange w:id="64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ins w:id="65" w:author="Guangyu Zhu" w:date="2025-12-20T18:02:00Z" w16du:dateUtc="2025-12-20T10:02:00Z">
        <w:r w:rsidRPr="00493989">
          <w:rPr>
            <w:rFonts w:ascii="宋体" w:eastAsia="宋体" w:hAnsi="宋体" w:hint="eastAsia"/>
            <w:b/>
            <w:bCs/>
            <w:sz w:val="30"/>
            <w:szCs w:val="30"/>
            <w:rPrChange w:id="66" w:author="Guangyu Zhu" w:date="2025-12-21T20:12:00Z" w16du:dateUtc="2025-12-21T12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⿱伓貝</w:t>
        </w:r>
      </w:ins>
      <w:del w:id="67" w:author="Guangyu Zhu" w:date="2025-11-11T17:23:00Z" w16du:dateUtc="2025-11-11T17:23:00Z">
        <w:r w:rsidR="00B55F16" w:rsidRPr="00493989" w:rsidDel="00D34517">
          <w:rPr>
            <w:rFonts w:ascii="宋体" w:eastAsia="宋体" w:hAnsi="宋体" w:hint="eastAsia"/>
            <w:b/>
            <w:bCs/>
            <w:sz w:val="30"/>
            <w:szCs w:val="30"/>
            <w:rPrChange w:id="68" w:author="Guangyu Zhu" w:date="2025-12-21T20:12:00Z" w16du:dateUtc="2025-12-21T12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賃</w:delText>
        </w:r>
      </w:del>
      <w:r w:rsidR="00B55F16" w:rsidRPr="00493989">
        <w:rPr>
          <w:rFonts w:ascii="宋体" w:eastAsia="宋体" w:hAnsi="宋体" w:hint="eastAsia"/>
          <w:b/>
          <w:bCs/>
          <w:sz w:val="30"/>
          <w:szCs w:val="30"/>
          <w:rPrChange w:id="69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與負</w:t>
      </w:r>
    </w:p>
    <w:p w14:paraId="3E40C864" w14:textId="20B0F719" w:rsidR="00B55F16" w:rsidRPr="00493989" w:rsidRDefault="00B55F16" w:rsidP="00B55F16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《周易·睽》：“上九：楑（睽）</w:t>
      </w:r>
      <w:ins w:id="70" w:author="Guangyu Zhu" w:date="2025-11-11T17:24:00Z" w16du:dateUtc="2025-11-11T17:24:00Z">
        <w:r w:rsidR="00D34517" w:rsidRPr="00493989">
          <w:rPr>
            <w:rFonts w:ascii="SimSun-ExtB" w:eastAsia="SimSun-ExtB" w:hAnsi="SimSun-ExtB" w:cs="SimSun-ExtB" w:hint="eastAsia"/>
            <w:sz w:val="30"/>
            <w:szCs w:val="30"/>
          </w:rPr>
          <w:t>𠇗</w:t>
        </w:r>
      </w:ins>
      <w:del w:id="71" w:author="Guangyu Zhu" w:date="2025-11-11T17:24:00Z" w16du:dateUtc="2025-11-11T17:24:00Z">
        <w:r w:rsidRPr="00493989" w:rsidDel="00D34517">
          <w:rPr>
            <w:rFonts w:ascii="宋体" w:eastAsia="宋体" w:hAnsi="宋体" w:hint="eastAsia"/>
            <w:sz w:val="30"/>
            <w:szCs w:val="30"/>
          </w:rPr>
          <w:delText>孤</w:delText>
        </w:r>
      </w:del>
      <w:r w:rsidRPr="00493989">
        <w:rPr>
          <w:rFonts w:ascii="宋体" w:eastAsia="宋体" w:hAnsi="宋体" w:hint="eastAsia"/>
          <w:sz w:val="30"/>
          <w:szCs w:val="30"/>
        </w:rPr>
        <w:t>（孤），見豕</w:t>
      </w:r>
      <w:ins w:id="72" w:author="Guangyu Zhu" w:date="2025-12-20T18:02:00Z" w16du:dateUtc="2025-12-20T10:02:00Z">
        <w:r w:rsidR="002E73E7" w:rsidRPr="00493989">
          <w:rPr>
            <w:rFonts w:ascii="宋体" w:eastAsia="宋体" w:hAnsi="宋体" w:hint="eastAsia"/>
            <w:sz w:val="30"/>
            <w:szCs w:val="30"/>
          </w:rPr>
          <w:t>⿱伓貝</w:t>
        </w:r>
      </w:ins>
      <w:del w:id="73" w:author="Guangyu Zhu" w:date="2025-11-11T17:24:00Z" w16du:dateUtc="2025-11-11T17:24:00Z">
        <w:r w:rsidRPr="00493989" w:rsidDel="008A577C">
          <w:rPr>
            <w:rFonts w:ascii="宋体" w:eastAsia="宋体" w:hAnsi="宋体" w:hint="eastAsia"/>
            <w:sz w:val="30"/>
            <w:szCs w:val="30"/>
          </w:rPr>
          <w:delText>賃</w:delText>
        </w:r>
      </w:del>
      <w:r w:rsidRPr="00493989">
        <w:rPr>
          <w:rFonts w:ascii="宋体" w:eastAsia="宋体" w:hAnsi="宋体" w:hint="eastAsia"/>
          <w:sz w:val="30"/>
          <w:szCs w:val="30"/>
        </w:rPr>
        <w:t>（負）</w:t>
      </w:r>
      <w:ins w:id="74" w:author="Guangyu Zhu" w:date="2025-11-11T17:26:00Z" w16du:dateUtc="2025-11-11T17:26:00Z">
        <w:r w:rsidR="0005277D" w:rsidRPr="00493989">
          <w:rPr>
            <w:rFonts w:ascii="SimSun-ExtB" w:eastAsia="SimSun-ExtB" w:hAnsi="SimSun-ExtB" w:cs="SimSun-ExtB" w:hint="eastAsia"/>
            <w:sz w:val="30"/>
            <w:szCs w:val="30"/>
          </w:rPr>
          <w:t>𡌆</w:t>
        </w:r>
      </w:ins>
      <w:del w:id="75" w:author="Guangyu Zhu" w:date="2025-11-11T17:26:00Z" w16du:dateUtc="2025-11-11T17:26:00Z">
        <w:r w:rsidRPr="00493989" w:rsidDel="0005277D">
          <w:rPr>
            <w:rFonts w:ascii="宋体" w:eastAsia="宋体" w:hAnsi="宋体" w:hint="eastAsia"/>
            <w:sz w:val="30"/>
            <w:szCs w:val="30"/>
          </w:rPr>
          <w:delText>塗</w:delText>
        </w:r>
      </w:del>
      <w:r w:rsidRPr="00493989">
        <w:rPr>
          <w:rFonts w:ascii="宋体" w:eastAsia="宋体" w:hAnsi="宋体" w:hint="eastAsia"/>
          <w:sz w:val="30"/>
          <w:szCs w:val="30"/>
        </w:rPr>
        <w:t>（塗），載</w:t>
      </w:r>
      <w:ins w:id="76" w:author="Guangyu Zhu" w:date="2025-11-11T17:26:00Z" w16du:dateUtc="2025-11-11T17:26:00Z">
        <w:r w:rsidR="006B795A" w:rsidRPr="0049398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77" w:author="Guangyu Zhu" w:date="2025-11-11T17:26:00Z" w16du:dateUtc="2025-11-11T17:26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√</w:delText>
        </w:r>
      </w:del>
      <w:r w:rsidRPr="00493989">
        <w:rPr>
          <w:rFonts w:ascii="宋体" w:eastAsia="宋体" w:hAnsi="宋体" w:hint="eastAsia"/>
          <w:sz w:val="30"/>
          <w:szCs w:val="30"/>
        </w:rPr>
        <w:t>寇，昏（婚）佝（媾），往，遇雨則吉。”</w:t>
      </w:r>
    </w:p>
    <w:p w14:paraId="5654837C" w14:textId="371CA0A1" w:rsidR="00B55F16" w:rsidRPr="00493989" w:rsidRDefault="00B55F16" w:rsidP="00B55F16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《周易·解》：“六厽（三）：</w:t>
      </w:r>
      <w:ins w:id="78" w:author="Guangyu Zhu" w:date="2025-12-20T18:02:00Z" w16du:dateUtc="2025-12-20T10:02:00Z">
        <w:r w:rsidR="002E73E7" w:rsidRPr="00493989">
          <w:rPr>
            <w:rFonts w:ascii="宋体" w:eastAsia="宋体" w:hAnsi="宋体" w:hint="eastAsia"/>
            <w:sz w:val="30"/>
            <w:szCs w:val="30"/>
          </w:rPr>
          <w:t>⿱伓貝</w:t>
        </w:r>
      </w:ins>
      <w:del w:id="79" w:author="Guangyu Zhu" w:date="2025-11-11T17:26:00Z" w16du:dateUtc="2025-11-11T17:26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赁</w:delText>
        </w:r>
      </w:del>
      <w:r w:rsidRPr="00493989">
        <w:rPr>
          <w:rFonts w:ascii="宋体" w:eastAsia="宋体" w:hAnsi="宋体" w:hint="eastAsia"/>
          <w:sz w:val="30"/>
          <w:szCs w:val="30"/>
        </w:rPr>
        <w:t>（負）</w:t>
      </w:r>
      <w:ins w:id="80" w:author="Guangyu Zhu" w:date="2025-11-11T17:27:00Z" w16du:dateUtc="2025-11-11T17:27:00Z">
        <w:r w:rsidR="006B795A" w:rsidRPr="00493989">
          <w:rPr>
            <w:rFonts w:ascii="SimSun-ExtG" w:eastAsia="SimSun-ExtG" w:hAnsi="SimSun-ExtG" w:cs="SimSun-ExtG" w:hint="eastAsia"/>
            <w:sz w:val="30"/>
            <w:szCs w:val="30"/>
          </w:rPr>
          <w:t>𰲡</w:t>
        </w:r>
      </w:ins>
      <w:del w:id="81" w:author="Guangyu Zhu" w:date="2025-11-11T17:27:00Z" w16du:dateUtc="2025-11-11T17:27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虞</w:delText>
        </w:r>
      </w:del>
      <w:r w:rsidRPr="00493989">
        <w:rPr>
          <w:rFonts w:ascii="宋体" w:eastAsia="宋体" w:hAnsi="宋体" w:hint="eastAsia"/>
          <w:sz w:val="30"/>
          <w:szCs w:val="30"/>
        </w:rPr>
        <w:t>（且）</w:t>
      </w:r>
      <w:ins w:id="82" w:author="Guangyu Zhu" w:date="2025-11-11T17:28:00Z" w16du:dateUtc="2025-11-11T17:28:00Z">
        <w:r w:rsidR="006B795A" w:rsidRPr="00493989">
          <w:rPr>
            <w:rFonts w:ascii="SimSun-ExtB" w:eastAsia="SimSun-ExtB" w:hAnsi="SimSun-ExtB" w:cs="SimSun-ExtB" w:hint="eastAsia"/>
            <w:sz w:val="30"/>
            <w:szCs w:val="30"/>
          </w:rPr>
          <w:t>𨍱</w:t>
        </w:r>
      </w:ins>
      <w:del w:id="83" w:author="Guangyu Zhu" w:date="2025-11-11T17:27:00Z" w16du:dateUtc="2025-11-11T17:27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棘</w:delText>
        </w:r>
      </w:del>
      <w:r w:rsidRPr="00493989">
        <w:rPr>
          <w:rFonts w:ascii="宋体" w:eastAsia="宋体" w:hAnsi="宋体" w:hint="eastAsia"/>
          <w:sz w:val="30"/>
          <w:szCs w:val="30"/>
        </w:rPr>
        <w:t>（乘），至（致）寇至。”</w:t>
      </w:r>
    </w:p>
    <w:p w14:paraId="0345201D" w14:textId="77777777" w:rsidR="00B55F16" w:rsidRPr="00493989" w:rsidRDefault="00B55F16" w:rsidP="00B55F16">
      <w:pPr>
        <w:rPr>
          <w:rFonts w:ascii="宋体" w:eastAsia="宋体" w:hAnsi="宋体" w:hint="eastAsia"/>
          <w:b/>
          <w:bCs/>
          <w:sz w:val="30"/>
          <w:szCs w:val="30"/>
          <w:rPrChange w:id="84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85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坏與培</w:t>
      </w:r>
    </w:p>
    <w:p w14:paraId="0DEDB9E0" w14:textId="77777777" w:rsidR="00B55F16" w:rsidRPr="00493989" w:rsidRDefault="00B55F16" w:rsidP="00B55F16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《帛甲老子·道經》：“</w:t>
      </w:r>
      <w:r w:rsidRPr="00493989">
        <w:rPr>
          <w:rFonts w:ascii="宋体" w:eastAsia="宋体" w:hAnsi="宋体" w:hint="eastAsia"/>
          <w:sz w:val="30"/>
          <w:szCs w:val="30"/>
          <w:bdr w:val="single" w:sz="4" w:space="0" w:color="auto"/>
          <w:rPrChange w:id="86" w:author="Guangyu Zhu" w:date="2025-11-11T17:28:00Z" w16du:dateUtc="2025-11-11T17:28:00Z">
            <w:rPr>
              <w:rFonts w:ascii="宋体" w:eastAsia="宋体" w:hAnsi="宋体" w:hint="eastAsia"/>
              <w:sz w:val="28"/>
              <w:szCs w:val="28"/>
            </w:rPr>
          </w:rPrChange>
        </w:rPr>
        <w:t>或</w:t>
      </w:r>
      <w:r w:rsidRPr="00493989">
        <w:rPr>
          <w:rFonts w:ascii="宋体" w:eastAsia="宋体" w:hAnsi="宋体" w:hint="eastAsia"/>
          <w:sz w:val="30"/>
          <w:szCs w:val="30"/>
          <w:bdr w:val="single" w:sz="4" w:space="0" w:color="auto"/>
          <w:rPrChange w:id="87" w:author="Guangyu Zhu" w:date="2025-11-11T17:29:00Z" w16du:dateUtc="2025-11-11T17:29:00Z">
            <w:rPr>
              <w:rFonts w:ascii="宋体" w:eastAsia="宋体" w:hAnsi="宋体" w:hint="eastAsia"/>
              <w:sz w:val="28"/>
              <w:szCs w:val="28"/>
            </w:rPr>
          </w:rPrChange>
        </w:rPr>
        <w:t>強或挫</w:t>
      </w:r>
      <w:r w:rsidRPr="00493989">
        <w:rPr>
          <w:rFonts w:ascii="宋体" w:eastAsia="宋体" w:hAnsi="宋体" w:hint="eastAsia"/>
          <w:sz w:val="30"/>
          <w:szCs w:val="30"/>
        </w:rPr>
        <w:t>，或坏（培）或撱（墮）。”</w:t>
      </w:r>
    </w:p>
    <w:p w14:paraId="740088D6" w14:textId="77777777" w:rsidR="00B55F16" w:rsidRPr="00493989" w:rsidRDefault="00B55F16" w:rsidP="00B55F16">
      <w:pPr>
        <w:rPr>
          <w:rFonts w:ascii="宋体" w:eastAsia="宋体" w:hAnsi="宋体" w:hint="eastAsia"/>
          <w:b/>
          <w:bCs/>
          <w:sz w:val="30"/>
          <w:szCs w:val="30"/>
          <w:rPrChange w:id="88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89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否與不</w:t>
      </w:r>
    </w:p>
    <w:p w14:paraId="2C75B343" w14:textId="7155B19F" w:rsidR="006B795A" w:rsidRPr="00493989" w:rsidRDefault="00B55F16" w:rsidP="00B55F16">
      <w:pPr>
        <w:rPr>
          <w:ins w:id="90" w:author="Guangyu Zhu" w:date="2025-11-11T17:31:00Z" w16du:dateUtc="2025-11-11T17:31:00Z"/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《周易·遯》：“九四：好</w:t>
      </w:r>
      <w:ins w:id="91" w:author="Guangyu Zhu" w:date="2025-12-20T18:04:00Z" w16du:dateUtc="2025-12-20T10:04:00Z">
        <w:r w:rsidR="00341DF5" w:rsidRPr="00493989">
          <w:rPr>
            <w:rFonts w:ascii="SimSun-ExtB" w:eastAsia="SimSun-ExtB" w:hAnsi="SimSun-ExtB" w:cs="SimSun-ExtB" w:hint="eastAsia"/>
            <w:noProof/>
            <w:sz w:val="30"/>
            <w:szCs w:val="30"/>
          </w:rPr>
          <w:t>𬛊</w:t>
        </w:r>
      </w:ins>
      <w:del w:id="92" w:author="Guangyu Zhu" w:date="2025-11-11T17:30:00Z" w16du:dateUtc="2025-11-11T17:30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豚</w:delText>
        </w:r>
      </w:del>
      <w:r w:rsidRPr="00493989">
        <w:rPr>
          <w:rFonts w:ascii="宋体" w:eastAsia="宋体" w:hAnsi="宋体" w:hint="eastAsia"/>
          <w:sz w:val="30"/>
          <w:szCs w:val="30"/>
        </w:rPr>
        <w:t>（遯）。君子吉。</w:t>
      </w:r>
      <w:ins w:id="93" w:author="Guangyu Zhu" w:date="2025-11-11T17:31:00Z" w16du:dateUtc="2025-11-11T17:31:00Z">
        <w:r w:rsidR="006B795A" w:rsidRPr="00493989">
          <w:rPr>
            <w:rFonts w:ascii="SimSun-ExtG" w:eastAsia="SimSun-ExtG" w:hAnsi="SimSun-ExtG" w:cs="SimSun-ExtG" w:hint="eastAsia"/>
            <w:sz w:val="30"/>
            <w:szCs w:val="30"/>
          </w:rPr>
          <w:t>𰍩</w:t>
        </w:r>
      </w:ins>
      <w:del w:id="94" w:author="Guangyu Zhu" w:date="2025-11-11T17:31:00Z" w16du:dateUtc="2025-11-11T17:31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尖</w:delText>
        </w:r>
      </w:del>
      <w:r w:rsidRPr="00493989">
        <w:rPr>
          <w:rFonts w:ascii="宋体" w:eastAsia="宋体" w:hAnsi="宋体" w:hint="eastAsia"/>
          <w:sz w:val="30"/>
          <w:szCs w:val="30"/>
          <w:vertAlign w:val="subscript"/>
          <w:rPrChange w:id="95" w:author="Guangyu Zhu" w:date="2025-11-11T17:31:00Z" w16du:dateUtc="2025-11-11T17:31:00Z">
            <w:rPr>
              <w:rFonts w:ascii="宋体" w:eastAsia="宋体" w:hAnsi="宋体" w:hint="eastAsia"/>
              <w:sz w:val="28"/>
              <w:szCs w:val="28"/>
            </w:rPr>
          </w:rPrChange>
        </w:rPr>
        <w:t>=</w:t>
      </w:r>
      <w:r w:rsidRPr="00493989">
        <w:rPr>
          <w:rFonts w:ascii="宋体" w:eastAsia="宋体" w:hAnsi="宋体" w:hint="eastAsia"/>
          <w:sz w:val="30"/>
          <w:szCs w:val="30"/>
        </w:rPr>
        <w:t>（小人）否。”按，帛書本否作不。</w:t>
      </w:r>
    </w:p>
    <w:p w14:paraId="538E6F01" w14:textId="779BBB84" w:rsidR="00B55F16" w:rsidRPr="00493989" w:rsidRDefault="00B55F16" w:rsidP="00B55F16">
      <w:pPr>
        <w:rPr>
          <w:rFonts w:ascii="宋体" w:eastAsia="宋体" w:hAnsi="宋体" w:hint="eastAsia"/>
          <w:b/>
          <w:bCs/>
          <w:sz w:val="30"/>
          <w:szCs w:val="30"/>
          <w:rPrChange w:id="96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97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否與附</w:t>
      </w:r>
    </w:p>
    <w:p w14:paraId="6F6B9680" w14:textId="6B7C7E4C" w:rsidR="00A638E4" w:rsidRPr="00493989" w:rsidRDefault="00B55F16" w:rsidP="00B55F16">
      <w:pPr>
        <w:rPr>
          <w:ins w:id="98" w:author="Guangyu Zhu" w:date="2025-11-11T17:32:00Z" w16du:dateUtc="2025-11-11T17:32:00Z"/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lastRenderedPageBreak/>
        <w:t>《子產》：“得民天央（殃）不至，外</w:t>
      </w:r>
      <w:ins w:id="99" w:author="Guangyu Zhu" w:date="2025-12-20T18:04:00Z" w16du:dateUtc="2025-12-20T10:04:00Z">
        <w:r w:rsidR="00A22226" w:rsidRPr="00493989">
          <w:rPr>
            <w:rFonts w:ascii="宋体" w:eastAsia="宋体" w:hAnsi="宋体" w:hint="eastAsia"/>
            <w:sz w:val="30"/>
            <w:szCs w:val="30"/>
          </w:rPr>
          <w:t>⿰來戈</w:t>
        </w:r>
      </w:ins>
      <w:del w:id="100" w:author="Guangyu Zhu" w:date="2025-11-11T17:31:00Z" w16du:dateUtc="2025-11-11T17:31:00Z">
        <w:r w:rsidRPr="00493989" w:rsidDel="006B795A">
          <w:rPr>
            <w:rFonts w:ascii="宋体" w:eastAsia="宋体" w:hAnsi="宋体" w:hint="eastAsia"/>
            <w:sz w:val="30"/>
            <w:szCs w:val="30"/>
          </w:rPr>
          <w:delText>栽</w:delText>
        </w:r>
      </w:del>
      <w:r w:rsidRPr="00493989">
        <w:rPr>
          <w:rFonts w:ascii="宋体" w:eastAsia="宋体" w:hAnsi="宋体" w:hint="eastAsia"/>
          <w:sz w:val="30"/>
          <w:szCs w:val="30"/>
        </w:rPr>
        <w:t>（仇）否（附）。”按，“否（附）”字從暮四郎在ee《清華六&lt;子產&gt;初讀》（簡帛網“簡帛論壇”，2016年4月16日）一文下跟帖讀。</w:t>
      </w:r>
    </w:p>
    <w:p w14:paraId="1A455D8C" w14:textId="5285BB34" w:rsidR="00B55F16" w:rsidRPr="00493989" w:rsidRDefault="00B55F16" w:rsidP="00B55F16">
      <w:pPr>
        <w:rPr>
          <w:rFonts w:ascii="宋体" w:eastAsia="宋体" w:hAnsi="宋体" w:hint="eastAsia"/>
          <w:b/>
          <w:bCs/>
          <w:sz w:val="30"/>
          <w:szCs w:val="30"/>
          <w:rPrChange w:id="101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102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俖與富</w:t>
      </w:r>
    </w:p>
    <w:p w14:paraId="5D7D759F" w14:textId="7BC1E2CA" w:rsidR="0020137F" w:rsidRPr="00493989" w:rsidRDefault="00B55F16" w:rsidP="00B55F16">
      <w:pPr>
        <w:rPr>
          <w:ins w:id="103" w:author="Guangyu Zhu" w:date="2025-11-11T17:34:00Z" w16du:dateUtc="2025-11-11T17:34:00Z"/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《子產》：“乃埶（設）六尃（輔）：子羽、子</w:t>
      </w:r>
      <w:del w:id="104" w:author="Guangyu Zhu" w:date="2025-11-11T17:32:00Z" w16du:dateUtc="2025-11-11T17:32:00Z">
        <w:r w:rsidRPr="00493989" w:rsidDel="0020137F">
          <w:rPr>
            <w:rFonts w:ascii="宋体" w:eastAsia="宋体" w:hAnsi="宋体" w:hint="eastAsia"/>
            <w:sz w:val="30"/>
            <w:szCs w:val="30"/>
          </w:rPr>
          <w:delText>刺</w:delText>
        </w:r>
      </w:del>
      <w:ins w:id="105" w:author="Guangyu Zhu" w:date="2025-11-11T17:32:00Z" w16du:dateUtc="2025-11-11T17:32:00Z">
        <w:r w:rsidR="0020137F" w:rsidRPr="00493989">
          <w:rPr>
            <w:rFonts w:ascii="宋体" w:eastAsia="宋体" w:hAnsi="宋体" w:hint="eastAsia"/>
            <w:sz w:val="30"/>
            <w:szCs w:val="30"/>
          </w:rPr>
          <w:t>剌</w:t>
        </w:r>
      </w:ins>
      <w:r w:rsidRPr="00493989">
        <w:rPr>
          <w:rFonts w:ascii="宋体" w:eastAsia="宋体" w:hAnsi="宋体" w:hint="eastAsia"/>
          <w:sz w:val="30"/>
          <w:szCs w:val="30"/>
        </w:rPr>
        <w:t>、</w:t>
      </w:r>
      <w:ins w:id="106" w:author="Guangyu Zhu" w:date="2025-12-20T18:05:00Z" w16du:dateUtc="2025-12-20T10:05:00Z">
        <w:r w:rsidR="00A22226" w:rsidRPr="00493989">
          <w:rPr>
            <w:rFonts w:ascii="宋体" w:eastAsia="宋体" w:hAnsi="宋体" w:hint="eastAsia"/>
            <w:sz w:val="30"/>
            <w:szCs w:val="30"/>
          </w:rPr>
          <w:t>⿸厂⿰菐見</w:t>
        </w:r>
      </w:ins>
      <w:r w:rsidRPr="00493989">
        <w:rPr>
          <w:rFonts w:ascii="宋体" w:eastAsia="宋体" w:hAnsi="宋体" w:hint="eastAsia"/>
          <w:sz w:val="30"/>
          <w:szCs w:val="30"/>
        </w:rPr>
        <w:t>（蔑）明、卑登、俖（富）之</w:t>
      </w:r>
      <w:ins w:id="107" w:author="Guangyu Zhu" w:date="2025-11-11T17:34:00Z" w16du:dateUtc="2025-11-11T17:34:00Z">
        <w:r w:rsidR="0020137F" w:rsidRPr="00493989">
          <w:rPr>
            <w:rFonts w:ascii="SimSun-ExtG" w:eastAsia="SimSun-ExtG" w:hAnsi="SimSun-ExtG" w:cs="SimSun-ExtG" w:hint="eastAsia"/>
            <w:sz w:val="30"/>
            <w:szCs w:val="30"/>
          </w:rPr>
          <w:t>𰆴</w:t>
        </w:r>
      </w:ins>
      <w:del w:id="108" w:author="Guangyu Zhu" w:date="2025-11-11T17:34:00Z" w16du:dateUtc="2025-11-11T17:34:00Z">
        <w:r w:rsidRPr="00493989" w:rsidDel="0020137F">
          <w:rPr>
            <w:rFonts w:ascii="宋体" w:eastAsia="宋体" w:hAnsi="宋体" w:hint="eastAsia"/>
            <w:sz w:val="30"/>
            <w:szCs w:val="30"/>
          </w:rPr>
          <w:delText>变</w:delText>
        </w:r>
      </w:del>
      <w:r w:rsidRPr="00493989">
        <w:rPr>
          <w:rFonts w:ascii="宋体" w:eastAsia="宋体" w:hAnsi="宋体" w:hint="eastAsia"/>
          <w:sz w:val="30"/>
          <w:szCs w:val="30"/>
        </w:rPr>
        <w:t>、王子百。”按，“俖（富）”字從暮四郎在ee《清華六&lt;子產&gt;初讀》（簡帛網“簡帛論壇”，2016年4月16日）一文下跟帖讀。</w:t>
      </w:r>
    </w:p>
    <w:p w14:paraId="722271B6" w14:textId="43DA2E4B" w:rsidR="00B55F16" w:rsidRPr="00493989" w:rsidRDefault="00A22226" w:rsidP="00B55F16">
      <w:pPr>
        <w:rPr>
          <w:rFonts w:ascii="宋体" w:eastAsia="宋体" w:hAnsi="宋体" w:hint="eastAsia"/>
          <w:b/>
          <w:bCs/>
          <w:sz w:val="30"/>
          <w:szCs w:val="30"/>
          <w:rPrChange w:id="109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ins w:id="110" w:author="Guangyu Zhu" w:date="2025-12-20T18:05:00Z" w16du:dateUtc="2025-12-20T10:05:00Z">
        <w:r w:rsidRPr="00493989">
          <w:rPr>
            <w:rFonts w:ascii="宋体" w:eastAsia="宋体" w:hAnsi="宋体" w:hint="eastAsia"/>
            <w:b/>
            <w:bCs/>
            <w:sz w:val="30"/>
            <w:szCs w:val="30"/>
            <w:rPrChange w:id="111" w:author="Guangyu Zhu" w:date="2025-12-21T20:12:00Z" w16du:dateUtc="2025-12-21T12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t>⿱否心</w:t>
        </w:r>
      </w:ins>
      <w:del w:id="112" w:author="Guangyu Zhu" w:date="2025-11-11T17:34:00Z" w16du:dateUtc="2025-11-11T17:34:00Z">
        <w:r w:rsidR="00B55F16" w:rsidRPr="00493989" w:rsidDel="0020137F">
          <w:rPr>
            <w:rFonts w:ascii="宋体" w:eastAsia="宋体" w:hAnsi="宋体" w:hint="eastAsia"/>
            <w:b/>
            <w:bCs/>
            <w:sz w:val="30"/>
            <w:szCs w:val="30"/>
            <w:rPrChange w:id="113" w:author="Guangyu Zhu" w:date="2025-12-21T20:12:00Z" w16du:dateUtc="2025-12-21T12:1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歪</w:delText>
        </w:r>
      </w:del>
      <w:r w:rsidR="00B55F16" w:rsidRPr="00493989">
        <w:rPr>
          <w:rFonts w:ascii="宋体" w:eastAsia="宋体" w:hAnsi="宋体" w:hint="eastAsia"/>
          <w:b/>
          <w:bCs/>
          <w:sz w:val="30"/>
          <w:szCs w:val="30"/>
          <w:rPrChange w:id="114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與背</w:t>
      </w:r>
    </w:p>
    <w:p w14:paraId="62492236" w14:textId="3648C160" w:rsidR="0020137F" w:rsidRPr="00493989" w:rsidRDefault="00B55F16" w:rsidP="00B55F16">
      <w:pPr>
        <w:rPr>
          <w:ins w:id="115" w:author="Guangyu Zhu" w:date="2025-11-11T17:35:00Z" w16du:dateUtc="2025-11-11T17:35:00Z"/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《詩論》：“《浴（谷）風》</w:t>
      </w:r>
      <w:ins w:id="116" w:author="Guangyu Zhu" w:date="2025-12-20T18:06:00Z" w16du:dateUtc="2025-12-20T10:06:00Z">
        <w:r w:rsidR="00A22226" w:rsidRPr="00493989">
          <w:rPr>
            <w:rFonts w:ascii="宋体" w:eastAsia="宋体" w:hAnsi="宋体" w:hint="eastAsia"/>
            <w:sz w:val="30"/>
            <w:szCs w:val="30"/>
          </w:rPr>
          <w:t>⿱否心</w:t>
        </w:r>
      </w:ins>
      <w:del w:id="117" w:author="Guangyu Zhu" w:date="2025-11-11T17:35:00Z" w16du:dateUtc="2025-11-11T17:35:00Z">
        <w:r w:rsidRPr="00493989" w:rsidDel="0020137F">
          <w:rPr>
            <w:rFonts w:ascii="宋体" w:eastAsia="宋体" w:hAnsi="宋体" w:hint="eastAsia"/>
            <w:sz w:val="30"/>
            <w:szCs w:val="30"/>
          </w:rPr>
          <w:delText>歪</w:delText>
        </w:r>
      </w:del>
      <w:r w:rsidRPr="00493989">
        <w:rPr>
          <w:rFonts w:ascii="宋体" w:eastAsia="宋体" w:hAnsi="宋体" w:hint="eastAsia"/>
          <w:sz w:val="30"/>
          <w:szCs w:val="30"/>
        </w:rPr>
        <w:t>（背）。”</w:t>
      </w:r>
    </w:p>
    <w:p w14:paraId="2E71599D" w14:textId="452CC9DE" w:rsidR="00B55F16" w:rsidRPr="00493989" w:rsidRDefault="00B55F16" w:rsidP="00B55F16">
      <w:pPr>
        <w:rPr>
          <w:rFonts w:ascii="宋体" w:eastAsia="宋体" w:hAnsi="宋体" w:hint="eastAsia"/>
          <w:b/>
          <w:bCs/>
          <w:sz w:val="30"/>
          <w:szCs w:val="30"/>
          <w:rPrChange w:id="118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</w:pPr>
      <w:r w:rsidRPr="00493989">
        <w:rPr>
          <w:rFonts w:ascii="宋体" w:eastAsia="宋体" w:hAnsi="宋体" w:hint="eastAsia"/>
          <w:b/>
          <w:bCs/>
          <w:sz w:val="30"/>
          <w:szCs w:val="30"/>
          <w:rPrChange w:id="119" w:author="Guangyu Zhu" w:date="2025-12-21T20:12:00Z" w16du:dateUtc="2025-12-21T12:12:00Z">
            <w:rPr>
              <w:rFonts w:ascii="宋体" w:eastAsia="宋体" w:hAnsi="宋体" w:hint="eastAsia"/>
              <w:sz w:val="28"/>
              <w:szCs w:val="28"/>
            </w:rPr>
          </w:rPrChange>
        </w:rPr>
        <w:t>桮與杯</w:t>
      </w:r>
    </w:p>
    <w:p w14:paraId="0600BE0F" w14:textId="77777777" w:rsidR="0020137F" w:rsidRPr="00493989" w:rsidRDefault="00B55F16" w:rsidP="00B55F16">
      <w:pPr>
        <w:rPr>
          <w:ins w:id="120" w:author="Guangyu Zhu" w:date="2025-11-11T17:35:00Z" w16du:dateUtc="2025-11-11T17:35:00Z"/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《封診式》：“里節（即）有祠，丙與里人及甲等會飲食，皆莫肯與丙共桮（杯）器。”</w:t>
      </w:r>
    </w:p>
    <w:p w14:paraId="615FB8E4" w14:textId="6B28598F" w:rsidR="005867FA" w:rsidRPr="00493989" w:rsidRDefault="00B55F16" w:rsidP="00B55F16">
      <w:pPr>
        <w:rPr>
          <w:rFonts w:ascii="宋体" w:eastAsia="宋体" w:hAnsi="宋体" w:hint="eastAsia"/>
          <w:sz w:val="30"/>
          <w:szCs w:val="30"/>
        </w:rPr>
      </w:pPr>
      <w:r w:rsidRPr="00493989">
        <w:rPr>
          <w:rFonts w:ascii="宋体" w:eastAsia="宋体" w:hAnsi="宋体" w:hint="eastAsia"/>
          <w:sz w:val="30"/>
          <w:szCs w:val="30"/>
        </w:rPr>
        <w:t>《周病方》：“以脩（滫）清一桮（杯），礉</w:t>
      </w:r>
    </w:p>
    <w:sectPr w:rsidR="005867FA" w:rsidRPr="00493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A507" w14:textId="77777777" w:rsidR="00F7302B" w:rsidRDefault="00F7302B" w:rsidP="0004518B">
      <w:pPr>
        <w:rPr>
          <w:rFonts w:hint="eastAsia"/>
        </w:rPr>
      </w:pPr>
      <w:r>
        <w:separator/>
      </w:r>
    </w:p>
  </w:endnote>
  <w:endnote w:type="continuationSeparator" w:id="0">
    <w:p w14:paraId="6298E1D1" w14:textId="77777777" w:rsidR="00F7302B" w:rsidRDefault="00F7302B" w:rsidP="000451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1CB09" w14:textId="77777777" w:rsidR="00F7302B" w:rsidRDefault="00F7302B" w:rsidP="0004518B">
      <w:pPr>
        <w:rPr>
          <w:rFonts w:hint="eastAsia"/>
        </w:rPr>
      </w:pPr>
      <w:r>
        <w:separator/>
      </w:r>
    </w:p>
  </w:footnote>
  <w:footnote w:type="continuationSeparator" w:id="0">
    <w:p w14:paraId="4AE9C240" w14:textId="77777777" w:rsidR="00F7302B" w:rsidRDefault="00F7302B" w:rsidP="0004518B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25"/>
    <w:rsid w:val="00015876"/>
    <w:rsid w:val="0004518B"/>
    <w:rsid w:val="0005277D"/>
    <w:rsid w:val="00091C25"/>
    <w:rsid w:val="000A0E1D"/>
    <w:rsid w:val="0020137F"/>
    <w:rsid w:val="00212F2C"/>
    <w:rsid w:val="002136C5"/>
    <w:rsid w:val="0022593A"/>
    <w:rsid w:val="00276240"/>
    <w:rsid w:val="002E73E7"/>
    <w:rsid w:val="00341DF5"/>
    <w:rsid w:val="003C4DA7"/>
    <w:rsid w:val="003E58BA"/>
    <w:rsid w:val="00493989"/>
    <w:rsid w:val="005867FA"/>
    <w:rsid w:val="00647EDF"/>
    <w:rsid w:val="006B795A"/>
    <w:rsid w:val="00737196"/>
    <w:rsid w:val="00883C32"/>
    <w:rsid w:val="008863AC"/>
    <w:rsid w:val="008A577C"/>
    <w:rsid w:val="009260F1"/>
    <w:rsid w:val="0099154A"/>
    <w:rsid w:val="00A22226"/>
    <w:rsid w:val="00A638E4"/>
    <w:rsid w:val="00A86DE8"/>
    <w:rsid w:val="00B55F16"/>
    <w:rsid w:val="00D34517"/>
    <w:rsid w:val="00E72AA6"/>
    <w:rsid w:val="00ED3E0B"/>
    <w:rsid w:val="00F56F6C"/>
    <w:rsid w:val="00F7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8B99C"/>
  <w15:chartTrackingRefBased/>
  <w15:docId w15:val="{B358047A-3595-49CA-8988-437948C7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1C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C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C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C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C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C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C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C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C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C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C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1C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C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C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C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C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C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C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C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C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C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C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C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51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51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51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518B"/>
    <w:rPr>
      <w:sz w:val="18"/>
      <w:szCs w:val="18"/>
    </w:rPr>
  </w:style>
  <w:style w:type="paragraph" w:styleId="af2">
    <w:name w:val="Revision"/>
    <w:hidden/>
    <w:uiPriority w:val="99"/>
    <w:semiHidden/>
    <w:rsid w:val="00045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B817F-120C-4042-B354-E00E1C157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20</cp:revision>
  <dcterms:created xsi:type="dcterms:W3CDTF">2025-10-27T21:47:00Z</dcterms:created>
  <dcterms:modified xsi:type="dcterms:W3CDTF">2026-01-02T09:47:00Z</dcterms:modified>
</cp:coreProperties>
</file>