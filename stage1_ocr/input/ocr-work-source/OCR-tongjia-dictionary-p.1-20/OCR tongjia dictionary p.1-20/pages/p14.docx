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1B1D" w14:textId="6BE52D9F" w:rsidR="00F61331" w:rsidRPr="00F61331" w:rsidRDefault="00F61331" w:rsidP="00F61331">
      <w:pPr>
        <w:rPr>
          <w:rFonts w:ascii="宋体" w:eastAsia="宋体" w:hAnsi="宋体" w:hint="eastAsia"/>
          <w:sz w:val="30"/>
          <w:szCs w:val="30"/>
        </w:rPr>
      </w:pPr>
      <w:r w:rsidRPr="00F61331">
        <w:rPr>
          <w:rFonts w:ascii="宋体" w:eastAsia="宋体" w:hAnsi="宋体" w:hint="eastAsia"/>
          <w:sz w:val="30"/>
          <w:szCs w:val="30"/>
        </w:rPr>
        <w:t>又（有）臤（賢）才，弗智（知）</w:t>
      </w:r>
      <w:ins w:id="0" w:author="Guangyu Zhu" w:date="2025-12-30T17:01:00Z" w16du:dateUtc="2025-12-30T09:01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𪴿</w:t>
        </w:r>
      </w:ins>
      <w:r w:rsidRPr="00F61331">
        <w:rPr>
          <w:rFonts w:ascii="宋体" w:eastAsia="宋体" w:hAnsi="宋体" w:hint="eastAsia"/>
          <w:sz w:val="30"/>
          <w:szCs w:val="30"/>
        </w:rPr>
        <w:t>（舉）也。”</w:t>
      </w:r>
    </w:p>
    <w:p w14:paraId="17B0DCF9" w14:textId="77777777" w:rsidR="00B46B0A" w:rsidRDefault="00F61331" w:rsidP="00F61331">
      <w:pPr>
        <w:rPr>
          <w:ins w:id="1" w:author="Guangyu Zhu" w:date="2025-12-30T17:03:00Z" w16du:dateUtc="2025-12-30T09:03:00Z"/>
          <w:rFonts w:ascii="宋体" w:eastAsia="宋体" w:hAnsi="宋体"/>
          <w:sz w:val="30"/>
          <w:szCs w:val="30"/>
        </w:rPr>
      </w:pPr>
      <w:r w:rsidRPr="00F61331">
        <w:rPr>
          <w:rFonts w:ascii="宋体" w:eastAsia="宋体" w:hAnsi="宋体" w:hint="eastAsia"/>
          <w:sz w:val="30"/>
          <w:szCs w:val="30"/>
        </w:rPr>
        <w:t>《君子》：“</w:t>
      </w:r>
      <w:ins w:id="2" w:author="Guangyu Zhu" w:date="2025-12-30T17:02:00Z" w16du:dateUtc="2025-12-30T09:02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𧧑</w:t>
        </w:r>
      </w:ins>
      <w:r w:rsidRPr="00F61331">
        <w:rPr>
          <w:rFonts w:ascii="宋体" w:eastAsia="宋体" w:hAnsi="宋体" w:hint="eastAsia"/>
          <w:sz w:val="30"/>
          <w:szCs w:val="30"/>
        </w:rPr>
        <w:t>（顏）</w:t>
      </w:r>
      <w:del w:id="3" w:author="Guangyu Zhu" w:date="2025-12-30T17:02:00Z" w16du:dateUtc="2025-12-30T09:02:00Z">
        <w:r w:rsidRPr="00F61331" w:rsidDel="00B46B0A">
          <w:rPr>
            <w:rFonts w:ascii="宋体" w:eastAsia="宋体" w:hAnsi="宋体" w:hint="eastAsia"/>
            <w:sz w:val="30"/>
            <w:szCs w:val="30"/>
          </w:rPr>
          <w:delText>困</w:delText>
        </w:r>
      </w:del>
      <w:ins w:id="4" w:author="Guangyu Zhu" w:date="2025-12-30T17:02:00Z" w16du:dateUtc="2025-12-30T09:02:00Z">
        <w:r w:rsidR="00B46B0A">
          <w:rPr>
            <w:rFonts w:ascii="宋体" w:eastAsia="宋体" w:hAnsi="宋体" w:hint="eastAsia"/>
            <w:sz w:val="30"/>
            <w:szCs w:val="30"/>
          </w:rPr>
          <w:t>囦</w:t>
        </w:r>
      </w:ins>
      <w:r w:rsidRPr="00F61331">
        <w:rPr>
          <w:rFonts w:ascii="宋体" w:eastAsia="宋体" w:hAnsi="宋体" w:hint="eastAsia"/>
          <w:sz w:val="30"/>
          <w:szCs w:val="30"/>
        </w:rPr>
        <w:t>（淵）作而</w:t>
      </w:r>
      <w:del w:id="5" w:author="Guangyu Zhu" w:date="2025-12-30T17:02:00Z" w16du:dateUtc="2025-12-30T09:02:00Z">
        <w:r w:rsidRPr="00F61331" w:rsidDel="00B46B0A">
          <w:rPr>
            <w:rFonts w:ascii="宋体" w:eastAsia="宋体" w:hAnsi="宋体" w:hint="eastAsia"/>
            <w:sz w:val="30"/>
            <w:szCs w:val="30"/>
          </w:rPr>
          <w:delText>盒</w:delText>
        </w:r>
      </w:del>
      <w:ins w:id="6" w:author="Guangyu Zhu" w:date="2025-12-30T17:02:00Z" w16du:dateUtc="2025-12-30T09:02:00Z">
        <w:r w:rsidR="00B46B0A" w:rsidRPr="00B46B0A">
          <w:rPr>
            <w:rFonts w:ascii="宋体" w:eastAsia="宋体" w:hAnsi="宋体" w:hint="eastAsia"/>
            <w:sz w:val="30"/>
            <w:szCs w:val="30"/>
          </w:rPr>
          <w:t>畣</w:t>
        </w:r>
      </w:ins>
      <w:r w:rsidRPr="00F61331">
        <w:rPr>
          <w:rFonts w:ascii="宋体" w:eastAsia="宋体" w:hAnsi="宋体" w:hint="eastAsia"/>
          <w:sz w:val="30"/>
          <w:szCs w:val="30"/>
        </w:rPr>
        <w:t>（答）曰：‘韋（回）不悔（敏），弗能少居也。’”</w:t>
      </w:r>
    </w:p>
    <w:p w14:paraId="39C8D83D" w14:textId="7D1B16E3" w:rsidR="00F61331" w:rsidRPr="00B46B0A" w:rsidRDefault="00B46B0A" w:rsidP="00F61331">
      <w:pPr>
        <w:rPr>
          <w:rFonts w:ascii="宋体" w:eastAsia="宋体" w:hAnsi="宋体" w:hint="eastAsia"/>
          <w:b/>
          <w:bCs/>
          <w:sz w:val="30"/>
          <w:szCs w:val="30"/>
          <w:rPrChange w:id="7" w:author="Guangyu Zhu" w:date="2025-12-30T17:03:00Z" w16du:dateUtc="2025-12-30T09:0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8" w:author="Guangyu Zhu" w:date="2025-12-30T17:03:00Z" w16du:dateUtc="2025-12-30T09:03:00Z">
        <w:r w:rsidRPr="00B46B0A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9" w:author="Guangyu Zhu" w:date="2025-12-30T17:03:00Z" w16du:dateUtc="2025-12-30T09:03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𢘃</w:t>
        </w:r>
      </w:ins>
      <w:r w:rsidR="00F61331" w:rsidRPr="00B46B0A">
        <w:rPr>
          <w:rFonts w:ascii="宋体" w:eastAsia="宋体" w:hAnsi="宋体" w:hint="eastAsia"/>
          <w:b/>
          <w:bCs/>
          <w:sz w:val="30"/>
          <w:szCs w:val="30"/>
          <w:rPrChange w:id="10" w:author="Guangyu Zhu" w:date="2025-12-30T17:03:00Z" w16du:dateUtc="2025-12-30T09:03:00Z">
            <w:rPr>
              <w:rFonts w:ascii="宋体" w:eastAsia="宋体" w:hAnsi="宋体" w:hint="eastAsia"/>
              <w:sz w:val="30"/>
              <w:szCs w:val="30"/>
            </w:rPr>
          </w:rPrChange>
        </w:rPr>
        <w:t>與誨</w:t>
      </w:r>
    </w:p>
    <w:p w14:paraId="691C788C" w14:textId="3579564F" w:rsidR="00F61331" w:rsidRPr="00F61331" w:rsidRDefault="00F61331" w:rsidP="00F61331">
      <w:pPr>
        <w:rPr>
          <w:rFonts w:ascii="宋体" w:eastAsia="宋体" w:hAnsi="宋体" w:hint="eastAsia"/>
          <w:sz w:val="30"/>
          <w:szCs w:val="30"/>
        </w:rPr>
      </w:pPr>
      <w:r w:rsidRPr="00F61331">
        <w:rPr>
          <w:rFonts w:ascii="宋体" w:eastAsia="宋体" w:hAnsi="宋体" w:hint="eastAsia"/>
          <w:sz w:val="30"/>
          <w:szCs w:val="30"/>
        </w:rPr>
        <w:t>《六德》：“既生畜之，或從而</w:t>
      </w:r>
      <w:del w:id="11" w:author="Guangyu Zhu" w:date="2025-12-30T17:08:00Z" w16du:dateUtc="2025-12-30T09:08:00Z">
        <w:r w:rsidRPr="00F61331" w:rsidDel="00572FC9">
          <w:rPr>
            <w:rFonts w:ascii="宋体" w:eastAsia="宋体" w:hAnsi="宋体" w:hint="eastAsia"/>
            <w:sz w:val="30"/>
            <w:szCs w:val="30"/>
          </w:rPr>
          <w:delText>季</w:delText>
        </w:r>
      </w:del>
      <w:ins w:id="12" w:author="Guangyu Zhu" w:date="2025-12-30T17:08:00Z" w16du:dateUtc="2025-12-30T09:08:00Z">
        <w:r w:rsidR="00572FC9" w:rsidRPr="00572FC9">
          <w:rPr>
            <w:rFonts w:ascii="SimSun-ExtB" w:eastAsia="SimSun-ExtB" w:hAnsi="SimSun-ExtB" w:cs="SimSun-ExtB" w:hint="eastAsia"/>
            <w:sz w:val="30"/>
            <w:szCs w:val="30"/>
          </w:rPr>
          <w:t>𡥈</w:t>
        </w:r>
      </w:ins>
      <w:r w:rsidRPr="00F61331">
        <w:rPr>
          <w:rFonts w:ascii="宋体" w:eastAsia="宋体" w:hAnsi="宋体" w:hint="eastAsia"/>
          <w:sz w:val="30"/>
          <w:szCs w:val="30"/>
        </w:rPr>
        <w:t>（教）</w:t>
      </w:r>
      <w:ins w:id="13" w:author="Guangyu Zhu" w:date="2025-12-30T17:03:00Z" w16du:dateUtc="2025-12-30T09:03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14" w:author="Guangyu Zhu" w:date="2025-12-30T17:03:00Z" w16du:dateUtc="2025-12-30T09:03:00Z">
        <w:r w:rsidRPr="00F61331" w:rsidDel="00B46B0A">
          <w:rPr>
            <w:rFonts w:ascii="宋体" w:eastAsia="宋体" w:hAnsi="宋体" w:hint="eastAsia"/>
            <w:sz w:val="30"/>
            <w:szCs w:val="30"/>
          </w:rPr>
          <w:delText>悔</w:delText>
        </w:r>
      </w:del>
      <w:r w:rsidRPr="00F61331">
        <w:rPr>
          <w:rFonts w:ascii="宋体" w:eastAsia="宋体" w:hAnsi="宋体" w:hint="eastAsia"/>
          <w:sz w:val="30"/>
          <w:szCs w:val="30"/>
        </w:rPr>
        <w:t>（誨）之，胃（謂）之聖。”</w:t>
      </w:r>
    </w:p>
    <w:p w14:paraId="011C4A6A" w14:textId="77777777" w:rsidR="00B46B0A" w:rsidRDefault="00F61331" w:rsidP="00F61331">
      <w:pPr>
        <w:rPr>
          <w:ins w:id="15" w:author="Guangyu Zhu" w:date="2025-12-30T17:04:00Z" w16du:dateUtc="2025-12-30T09:04:00Z"/>
          <w:rFonts w:ascii="宋体" w:eastAsia="宋体" w:hAnsi="宋体" w:cs="等线"/>
          <w:sz w:val="30"/>
          <w:szCs w:val="30"/>
        </w:rPr>
      </w:pPr>
      <w:r w:rsidRPr="00F61331">
        <w:rPr>
          <w:rFonts w:ascii="宋体" w:eastAsia="宋体" w:hAnsi="宋体" w:hint="eastAsia"/>
          <w:sz w:val="30"/>
          <w:szCs w:val="30"/>
        </w:rPr>
        <w:t>《詩論》：“《隰又（有）長（萇）楚》，得而</w:t>
      </w:r>
      <w:ins w:id="16" w:author="Guangyu Zhu" w:date="2025-12-30T17:03:00Z" w16du:dateUtc="2025-12-30T09:03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 w:hint="eastAsia"/>
          <w:sz w:val="30"/>
          <w:szCs w:val="30"/>
        </w:rPr>
        <w:t>（誨）之也。”按，“</w:t>
      </w:r>
      <w:ins w:id="17" w:author="Guangyu Zhu" w:date="2025-12-30T17:03:00Z" w16du:dateUtc="2025-12-30T09:03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 w:hint="eastAsia"/>
          <w:sz w:val="30"/>
          <w:szCs w:val="30"/>
        </w:rPr>
        <w:t>”似當讀作“誨”。《詩</w:t>
      </w:r>
      <w:r w:rsidRPr="00F61331">
        <w:rPr>
          <w:rFonts w:ascii="微软雅黑" w:eastAsia="微软雅黑" w:hAnsi="微软雅黑" w:cs="微软雅黑" w:hint="eastAsia"/>
          <w:sz w:val="30"/>
          <w:szCs w:val="30"/>
        </w:rPr>
        <w:t>・</w:t>
      </w:r>
      <w:r w:rsidRPr="00F61331">
        <w:rPr>
          <w:rFonts w:ascii="宋体" w:eastAsia="宋体" w:hAnsi="宋体" w:cs="等线" w:hint="eastAsia"/>
          <w:sz w:val="30"/>
          <w:szCs w:val="30"/>
        </w:rPr>
        <w:t>檜風</w:t>
      </w:r>
      <w:r w:rsidRPr="00F61331">
        <w:rPr>
          <w:rFonts w:ascii="微软雅黑" w:eastAsia="微软雅黑" w:hAnsi="微软雅黑" w:cs="微软雅黑" w:hint="eastAsia"/>
          <w:sz w:val="30"/>
          <w:szCs w:val="30"/>
        </w:rPr>
        <w:t>・</w:t>
      </w:r>
      <w:r w:rsidRPr="00F61331">
        <w:rPr>
          <w:rFonts w:ascii="宋体" w:eastAsia="宋体" w:hAnsi="宋体" w:cs="等线" w:hint="eastAsia"/>
          <w:sz w:val="30"/>
          <w:szCs w:val="30"/>
        </w:rPr>
        <w:t>隰有萇楚》孔穎達《正義》：“此國人疾君淫恣情欲，思得無情欲之人。”“得而</w:t>
      </w:r>
      <w:ins w:id="18" w:author="Guangyu Zhu" w:date="2025-12-30T17:03:00Z" w16du:dateUtc="2025-12-30T09:03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 w:cs="等线" w:hint="eastAsia"/>
          <w:sz w:val="30"/>
          <w:szCs w:val="30"/>
        </w:rPr>
        <w:t>（誨）之也”之“得”蓋即“思得無情欲之人”之“得”。“得而</w:t>
      </w:r>
      <w:ins w:id="19" w:author="Guangyu Zhu" w:date="2025-12-30T17:03:00Z" w16du:dateUtc="2025-12-30T09:03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20" w:author="Guangyu Zhu" w:date="2025-12-30T17:03:00Z" w16du:dateUtc="2025-12-30T09:03:00Z">
        <w:r w:rsidRPr="00F61331" w:rsidDel="00B46B0A">
          <w:rPr>
            <w:rFonts w:ascii="宋体" w:eastAsia="宋体" w:hAnsi="宋体" w:cs="等线" w:hint="eastAsia"/>
            <w:sz w:val="30"/>
            <w:szCs w:val="30"/>
          </w:rPr>
          <w:delText>悔</w:delText>
        </w:r>
      </w:del>
      <w:r w:rsidRPr="00F61331">
        <w:rPr>
          <w:rFonts w:ascii="宋体" w:eastAsia="宋体" w:hAnsi="宋体" w:cs="等线" w:hint="eastAsia"/>
          <w:sz w:val="30"/>
          <w:szCs w:val="30"/>
        </w:rPr>
        <w:t>（誨）之”似即得無情欲之人並教誨之。</w:t>
      </w:r>
    </w:p>
    <w:p w14:paraId="24245CC7" w14:textId="6C3FD91A" w:rsidR="00B46B0A" w:rsidRDefault="00F61331" w:rsidP="00F61331">
      <w:pPr>
        <w:rPr>
          <w:ins w:id="21" w:author="Guangyu Zhu" w:date="2025-12-30T17:04:00Z" w16du:dateUtc="2025-12-30T09:04:00Z"/>
          <w:rFonts w:ascii="宋体" w:eastAsia="宋体" w:hAnsi="宋体"/>
          <w:sz w:val="30"/>
          <w:szCs w:val="30"/>
        </w:rPr>
      </w:pPr>
      <w:r w:rsidRPr="00F61331">
        <w:rPr>
          <w:rFonts w:ascii="宋体" w:eastAsia="宋体" w:hAnsi="宋体" w:cs="等线" w:hint="eastAsia"/>
          <w:sz w:val="30"/>
          <w:szCs w:val="30"/>
        </w:rPr>
        <w:t>《仲弓》：“爲之，余</w:t>
      </w:r>
      <w:ins w:id="22" w:author="Guangyu Zhu" w:date="2025-12-30T17:04:00Z" w16du:dateUtc="2025-12-30T09:04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23" w:author="Guangyu Zhu" w:date="2025-12-30T17:04:00Z" w16du:dateUtc="2025-12-30T09:04:00Z">
        <w:r w:rsidRPr="00F61331" w:rsidDel="00B46B0A">
          <w:rPr>
            <w:rFonts w:ascii="宋体" w:eastAsia="宋体" w:hAnsi="宋体" w:cs="等线" w:hint="eastAsia"/>
            <w:sz w:val="30"/>
            <w:szCs w:val="30"/>
          </w:rPr>
          <w:delText>悔</w:delText>
        </w:r>
      </w:del>
      <w:r w:rsidRPr="00F61331">
        <w:rPr>
          <w:rFonts w:ascii="宋体" w:eastAsia="宋体" w:hAnsi="宋体" w:cs="等线" w:hint="eastAsia"/>
          <w:sz w:val="30"/>
          <w:szCs w:val="30"/>
        </w:rPr>
        <w:t>（誨）女（汝）。”按，“</w:t>
      </w:r>
      <w:ins w:id="24" w:author="Guangyu Zhu" w:date="2025-12-30T17:04:00Z" w16du:dateUtc="2025-12-30T09:04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 w:cs="等线" w:hint="eastAsia"/>
          <w:sz w:val="30"/>
          <w:szCs w:val="30"/>
        </w:rPr>
        <w:t>（誨）”字從禤健聰《上博簡（三）小札》</w:t>
      </w:r>
      <w:ins w:id="25" w:author="Guangyu Zhu" w:date="2025-12-30T17:09:00Z" w16du:dateUtc="2025-12-30T09:09:00Z">
        <w:r w:rsidR="00572FC9">
          <w:rPr>
            <w:rFonts w:ascii="宋体" w:eastAsia="宋体" w:hAnsi="宋体" w:cs="等线" w:hint="eastAsia"/>
            <w:sz w:val="30"/>
            <w:szCs w:val="30"/>
          </w:rPr>
          <w:t>（</w:t>
        </w:r>
      </w:ins>
      <w:r w:rsidRPr="00F61331">
        <w:rPr>
          <w:rFonts w:ascii="宋体" w:eastAsia="宋体" w:hAnsi="宋体" w:cs="等线" w:hint="eastAsia"/>
          <w:sz w:val="30"/>
          <w:szCs w:val="30"/>
        </w:rPr>
        <w:t>簡帛研究網，</w:t>
      </w:r>
      <w:r w:rsidRPr="00F61331">
        <w:rPr>
          <w:rFonts w:ascii="宋体" w:eastAsia="宋体" w:hAnsi="宋体"/>
          <w:sz w:val="30"/>
          <w:szCs w:val="30"/>
        </w:rPr>
        <w:t>2004年5月12日）讀。</w:t>
      </w:r>
    </w:p>
    <w:p w14:paraId="04498248" w14:textId="3D97F2C6" w:rsidR="00F61331" w:rsidRPr="00F61331" w:rsidRDefault="00F61331" w:rsidP="00F61331">
      <w:pPr>
        <w:rPr>
          <w:rFonts w:ascii="宋体" w:eastAsia="宋体" w:hAnsi="宋体" w:hint="eastAsia"/>
          <w:sz w:val="30"/>
          <w:szCs w:val="30"/>
        </w:rPr>
      </w:pPr>
      <w:r w:rsidRPr="00F61331">
        <w:rPr>
          <w:rFonts w:ascii="宋体" w:eastAsia="宋体" w:hAnsi="宋体"/>
          <w:sz w:val="30"/>
          <w:szCs w:val="30"/>
        </w:rPr>
        <w:t>《芮良夫》：“疋（胥）</w:t>
      </w:r>
      <w:del w:id="26" w:author="Guangyu Zhu" w:date="2025-12-30T17:09:00Z" w16du:dateUtc="2025-12-30T09:09:00Z">
        <w:r w:rsidRPr="00F61331" w:rsidDel="00572FC9">
          <w:rPr>
            <w:rFonts w:ascii="宋体" w:eastAsia="宋体" w:hAnsi="宋体" w:hint="eastAsia"/>
            <w:sz w:val="30"/>
            <w:szCs w:val="30"/>
          </w:rPr>
          <w:delText>思</w:delText>
        </w:r>
      </w:del>
      <w:ins w:id="27" w:author="Guangyu Zhu" w:date="2025-12-30T17:09:00Z" w16du:dateUtc="2025-12-30T09:09:00Z">
        <w:r w:rsidR="00572FC9" w:rsidRPr="00572FC9">
          <w:rPr>
            <w:rFonts w:ascii="宋体" w:eastAsia="宋体" w:hAnsi="宋体" w:hint="eastAsia"/>
            <w:sz w:val="30"/>
            <w:szCs w:val="30"/>
          </w:rPr>
          <w:t>⿱川心</w:t>
        </w:r>
      </w:ins>
      <w:r w:rsidRPr="00F61331">
        <w:rPr>
          <w:rFonts w:ascii="宋体" w:eastAsia="宋体" w:hAnsi="宋体"/>
          <w:sz w:val="30"/>
          <w:szCs w:val="30"/>
        </w:rPr>
        <w:t>（訓）疋（胥）</w:t>
      </w:r>
      <w:ins w:id="28" w:author="Guangyu Zhu" w:date="2025-12-30T17:09:00Z" w16du:dateUtc="2025-12-30T09:09:00Z">
        <w:r w:rsidR="00572FC9" w:rsidRPr="00572FC9">
          <w:rPr>
            <w:rFonts w:ascii="SimSun-ExtB" w:eastAsia="SimSun-ExtB" w:hAnsi="SimSun-ExtB" w:cs="SimSun-ExtB" w:hint="eastAsia"/>
            <w:sz w:val="30"/>
            <w:szCs w:val="30"/>
          </w:rPr>
          <w:t>𡥈</w:t>
        </w:r>
      </w:ins>
      <w:del w:id="29" w:author="Guangyu Zhu" w:date="2025-12-30T17:09:00Z" w16du:dateUtc="2025-12-30T09:09:00Z">
        <w:r w:rsidRPr="00F61331" w:rsidDel="00572FC9">
          <w:rPr>
            <w:rFonts w:ascii="宋体" w:eastAsia="宋体" w:hAnsi="宋体"/>
            <w:sz w:val="30"/>
            <w:szCs w:val="30"/>
          </w:rPr>
          <w:delText>季</w:delText>
        </w:r>
      </w:del>
      <w:r w:rsidRPr="00F61331">
        <w:rPr>
          <w:rFonts w:ascii="宋体" w:eastAsia="宋体" w:hAnsi="宋体"/>
          <w:sz w:val="30"/>
          <w:szCs w:val="30"/>
        </w:rPr>
        <w:t>（教），疋（胥）</w:t>
      </w:r>
      <w:ins w:id="30" w:author="Guangyu Zhu" w:date="2025-12-30T17:10:00Z" w16du:dateUtc="2025-12-30T09:10:00Z">
        <w:r w:rsidR="00572FC9" w:rsidRPr="00572FC9">
          <w:rPr>
            <w:rFonts w:ascii="宋体" w:eastAsia="宋体" w:hAnsi="宋体" w:hint="eastAsia"/>
            <w:sz w:val="30"/>
            <w:szCs w:val="30"/>
          </w:rPr>
          <w:t>⿽戓午</w:t>
        </w:r>
      </w:ins>
      <w:del w:id="31" w:author="Guangyu Zhu" w:date="2025-12-30T17:10:00Z" w16du:dateUtc="2025-12-30T09:10:00Z">
        <w:r w:rsidRPr="00F61331" w:rsidDel="00572FC9">
          <w:rPr>
            <w:rFonts w:ascii="宋体" w:eastAsia="宋体" w:hAnsi="宋体"/>
            <w:sz w:val="30"/>
            <w:szCs w:val="30"/>
          </w:rPr>
          <w:delText>哉</w:delText>
        </w:r>
      </w:del>
      <w:r w:rsidRPr="00F61331">
        <w:rPr>
          <w:rFonts w:ascii="宋体" w:eastAsia="宋体" w:hAnsi="宋体"/>
          <w:sz w:val="30"/>
          <w:szCs w:val="30"/>
        </w:rPr>
        <w:t>（語）疋（胥）</w:t>
      </w:r>
      <w:ins w:id="32" w:author="Guangyu Zhu" w:date="2025-12-30T17:04:00Z" w16du:dateUtc="2025-12-30T09:04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/>
          <w:sz w:val="30"/>
          <w:szCs w:val="30"/>
        </w:rPr>
        <w:t>（誨）。”按，“</w:t>
      </w:r>
      <w:ins w:id="33" w:author="Guangyu Zhu" w:date="2025-12-30T17:04:00Z" w16du:dateUtc="2025-12-30T09:04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/>
          <w:sz w:val="30"/>
          <w:szCs w:val="30"/>
        </w:rPr>
        <w:t>（誨）”字從黃傑《初讀清華簡（叁）&lt;芮良夫</w:t>
      </w:r>
      <w:r w:rsidRPr="00F61331">
        <w:rPr>
          <w:rFonts w:ascii="宋体" w:eastAsia="宋体" w:hAnsi="宋体" w:hint="eastAsia"/>
          <w:sz w:val="30"/>
          <w:szCs w:val="30"/>
        </w:rPr>
        <w:t>毖&gt;筆記》（簡帛網，2013年1月6日）讀。</w:t>
      </w:r>
    </w:p>
    <w:p w14:paraId="1317BB75" w14:textId="15FD53C9" w:rsidR="00F61331" w:rsidRPr="00B46B0A" w:rsidRDefault="00B46B0A" w:rsidP="00F61331">
      <w:pPr>
        <w:rPr>
          <w:rFonts w:ascii="宋体" w:eastAsia="宋体" w:hAnsi="宋体" w:hint="eastAsia"/>
          <w:b/>
          <w:bCs/>
          <w:sz w:val="30"/>
          <w:szCs w:val="30"/>
          <w:rPrChange w:id="34" w:author="Guangyu Zhu" w:date="2025-12-30T17:04:00Z" w16du:dateUtc="2025-12-30T09:0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35" w:author="Guangyu Zhu" w:date="2025-12-30T17:04:00Z" w16du:dateUtc="2025-12-30T09:04:00Z">
        <w:r w:rsidRPr="00B46B0A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36" w:author="Guangyu Zhu" w:date="2025-12-30T17:04:00Z" w16du:dateUtc="2025-12-30T09:04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𢘃</w:t>
        </w:r>
      </w:ins>
      <w:del w:id="37" w:author="Guangyu Zhu" w:date="2025-12-30T17:04:00Z" w16du:dateUtc="2025-12-30T09:04:00Z">
        <w:r w:rsidR="00F61331" w:rsidRPr="00B46B0A" w:rsidDel="00B46B0A">
          <w:rPr>
            <w:rFonts w:ascii="宋体" w:eastAsia="宋体" w:hAnsi="宋体" w:hint="eastAsia"/>
            <w:b/>
            <w:bCs/>
            <w:sz w:val="30"/>
            <w:szCs w:val="30"/>
            <w:rPrChange w:id="38" w:author="Guangyu Zhu" w:date="2025-12-30T17:04:00Z" w16du:dateUtc="2025-12-30T09:04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拇</w:delText>
        </w:r>
      </w:del>
      <w:r w:rsidR="00F61331" w:rsidRPr="00B46B0A">
        <w:rPr>
          <w:rFonts w:ascii="宋体" w:eastAsia="宋体" w:hAnsi="宋体" w:hint="eastAsia"/>
          <w:b/>
          <w:bCs/>
          <w:sz w:val="30"/>
          <w:szCs w:val="30"/>
          <w:rPrChange w:id="39" w:author="Guangyu Zhu" w:date="2025-12-30T17:04:00Z" w16du:dateUtc="2025-12-30T09:04:00Z">
            <w:rPr>
              <w:rFonts w:ascii="宋体" w:eastAsia="宋体" w:hAnsi="宋体" w:hint="eastAsia"/>
              <w:sz w:val="30"/>
              <w:szCs w:val="30"/>
            </w:rPr>
          </w:rPrChange>
        </w:rPr>
        <w:t>與謀</w:t>
      </w:r>
    </w:p>
    <w:p w14:paraId="107F2CEE" w14:textId="35569CEE" w:rsidR="00F61331" w:rsidRPr="00F61331" w:rsidRDefault="00F61331" w:rsidP="00F61331">
      <w:pPr>
        <w:rPr>
          <w:rFonts w:ascii="宋体" w:eastAsia="宋体" w:hAnsi="宋体" w:hint="eastAsia"/>
          <w:sz w:val="30"/>
          <w:szCs w:val="30"/>
        </w:rPr>
      </w:pPr>
      <w:r w:rsidRPr="00F61331">
        <w:rPr>
          <w:rFonts w:ascii="宋体" w:eastAsia="宋体" w:hAnsi="宋体" w:hint="eastAsia"/>
          <w:sz w:val="30"/>
          <w:szCs w:val="30"/>
        </w:rPr>
        <w:t>《老子》甲：“其未</w:t>
      </w:r>
      <w:del w:id="40" w:author="Guangyu Zhu" w:date="2025-12-30T17:05:00Z" w16du:dateUtc="2025-12-30T09:05:00Z">
        <w:r w:rsidRPr="00F61331" w:rsidDel="00B46B0A">
          <w:rPr>
            <w:rFonts w:ascii="宋体" w:eastAsia="宋体" w:hAnsi="宋体" w:hint="eastAsia"/>
            <w:sz w:val="30"/>
            <w:szCs w:val="30"/>
          </w:rPr>
          <w:delText>菲</w:delText>
        </w:r>
      </w:del>
      <w:ins w:id="41" w:author="Guangyu Zhu" w:date="2025-12-30T17:11:00Z" w16du:dateUtc="2025-12-30T09:11:00Z">
        <w:r w:rsidR="00572FC9" w:rsidRPr="00572FC9">
          <w:rPr>
            <w:rFonts w:ascii="SimSun-ExtB" w:eastAsia="SimSun-ExtB" w:hAnsi="SimSun-ExtB" w:cs="SimSun-ExtB" w:hint="eastAsia"/>
            <w:sz w:val="30"/>
            <w:szCs w:val="30"/>
          </w:rPr>
          <w:t>𮎮</w:t>
        </w:r>
      </w:ins>
      <w:r w:rsidRPr="00F61331">
        <w:rPr>
          <w:rFonts w:ascii="宋体" w:eastAsia="宋体" w:hAnsi="宋体" w:hint="eastAsia"/>
          <w:sz w:val="30"/>
          <w:szCs w:val="30"/>
        </w:rPr>
        <w:t>（兆）也，易</w:t>
      </w:r>
      <w:ins w:id="42" w:author="Guangyu Zhu" w:date="2025-12-30T17:04:00Z" w16du:dateUtc="2025-12-30T09:04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 w:hint="eastAsia"/>
          <w:sz w:val="30"/>
          <w:szCs w:val="30"/>
        </w:rPr>
        <w:t>也。”按，今本和帛書甲本</w:t>
      </w:r>
      <w:ins w:id="43" w:author="Guangyu Zhu" w:date="2025-12-30T17:04:00Z" w16du:dateUtc="2025-12-30T09:04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 w:hint="eastAsia"/>
          <w:sz w:val="30"/>
          <w:szCs w:val="30"/>
        </w:rPr>
        <w:t>作謀。</w:t>
      </w:r>
    </w:p>
    <w:p w14:paraId="79EB6D7D" w14:textId="3117A29C" w:rsidR="00F61331" w:rsidRPr="00F61331" w:rsidRDefault="00F61331" w:rsidP="00F61331">
      <w:pPr>
        <w:rPr>
          <w:rFonts w:ascii="宋体" w:eastAsia="宋体" w:hAnsi="宋体" w:hint="eastAsia"/>
          <w:sz w:val="30"/>
          <w:szCs w:val="30"/>
        </w:rPr>
      </w:pPr>
      <w:r w:rsidRPr="00F61331">
        <w:rPr>
          <w:rFonts w:ascii="宋体" w:eastAsia="宋体" w:hAnsi="宋体" w:hint="eastAsia"/>
          <w:sz w:val="30"/>
          <w:szCs w:val="30"/>
        </w:rPr>
        <w:t>《緇衣》：“古（故）君不與少（小）</w:t>
      </w:r>
      <w:ins w:id="44" w:author="Guangyu Zhu" w:date="2025-12-30T17:05:00Z" w16du:dateUtc="2025-12-30T09:05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 w:hint="eastAsia"/>
          <w:sz w:val="30"/>
          <w:szCs w:val="30"/>
        </w:rPr>
        <w:t>（謀）大，則大臣不</w:t>
      </w:r>
      <w:ins w:id="45" w:author="Guangyu Zhu" w:date="2025-12-30T17:12:00Z" w16du:dateUtc="2025-12-30T09:12:00Z">
        <w:r w:rsidR="00572FC9" w:rsidRPr="00572FC9">
          <w:rPr>
            <w:rFonts w:ascii="宋体" w:eastAsia="宋体" w:hAnsi="宋体" w:hint="eastAsia"/>
            <w:sz w:val="30"/>
            <w:szCs w:val="30"/>
          </w:rPr>
          <w:t>⿰忄</w:t>
        </w:r>
        <w:r w:rsidR="00572FC9" w:rsidRPr="00572FC9">
          <w:rPr>
            <w:rFonts w:ascii="宋体" w:eastAsia="宋体" w:hAnsi="宋体" w:hint="eastAsia"/>
            <w:sz w:val="30"/>
            <w:szCs w:val="30"/>
          </w:rPr>
          <w:lastRenderedPageBreak/>
          <w:t>⿱</w:t>
        </w:r>
        <w:r w:rsidR="00572FC9" w:rsidRPr="00572FC9">
          <w:rPr>
            <w:rFonts w:ascii="微软雅黑" w:eastAsia="微软雅黑" w:hAnsi="微软雅黑" w:cs="微软雅黑" w:hint="eastAsia"/>
            <w:sz w:val="30"/>
            <w:szCs w:val="30"/>
          </w:rPr>
          <w:t>⺊</w:t>
        </w:r>
        <w:r w:rsidR="00572FC9" w:rsidRPr="00572FC9">
          <w:rPr>
            <w:rFonts w:ascii="宋体" w:eastAsia="宋体" w:hAnsi="宋体" w:cs="宋体" w:hint="eastAsia"/>
            <w:sz w:val="30"/>
            <w:szCs w:val="30"/>
          </w:rPr>
          <w:t>冐</w:t>
        </w:r>
      </w:ins>
      <w:r w:rsidRPr="00F61331">
        <w:rPr>
          <w:rFonts w:ascii="宋体" w:eastAsia="宋体" w:hAnsi="宋体" w:hint="eastAsia"/>
          <w:sz w:val="30"/>
          <w:szCs w:val="30"/>
        </w:rPr>
        <w:t>（怨）。”</w:t>
      </w:r>
    </w:p>
    <w:p w14:paraId="57D45C1B" w14:textId="7EB31E78" w:rsidR="00F61331" w:rsidRPr="00F61331" w:rsidRDefault="00F61331" w:rsidP="00F61331">
      <w:pPr>
        <w:rPr>
          <w:rFonts w:ascii="宋体" w:eastAsia="宋体" w:hAnsi="宋体" w:hint="eastAsia"/>
          <w:sz w:val="30"/>
          <w:szCs w:val="30"/>
        </w:rPr>
      </w:pPr>
      <w:r w:rsidRPr="00F61331">
        <w:rPr>
          <w:rFonts w:ascii="宋体" w:eastAsia="宋体" w:hAnsi="宋体" w:hint="eastAsia"/>
          <w:sz w:val="30"/>
          <w:szCs w:val="30"/>
        </w:rPr>
        <w:t>《緇衣》：“毋以少（小）</w:t>
      </w:r>
      <w:ins w:id="46" w:author="Guangyu Zhu" w:date="2025-12-30T17:05:00Z" w16du:dateUtc="2025-12-30T09:05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 w:hint="eastAsia"/>
          <w:sz w:val="30"/>
          <w:szCs w:val="30"/>
        </w:rPr>
        <w:t>（謀）敗大</w:t>
      </w:r>
      <w:del w:id="47" w:author="Guangyu Zhu" w:date="2025-12-30T17:12:00Z" w16du:dateUtc="2025-12-30T09:12:00Z">
        <w:r w:rsidRPr="00F61331" w:rsidDel="00572FC9">
          <w:rPr>
            <w:rFonts w:ascii="宋体" w:eastAsia="宋体" w:hAnsi="宋体" w:hint="eastAsia"/>
            <w:sz w:val="30"/>
            <w:szCs w:val="30"/>
          </w:rPr>
          <w:delText>惜</w:delText>
        </w:r>
      </w:del>
      <w:ins w:id="48" w:author="Guangyu Zhu" w:date="2025-12-30T17:12:00Z" w16du:dateUtc="2025-12-30T09:12:00Z">
        <w:r w:rsidR="00572FC9">
          <w:rPr>
            <w:rFonts w:ascii="宋体" w:eastAsia="宋体" w:hAnsi="宋体" w:hint="eastAsia"/>
            <w:sz w:val="30"/>
            <w:szCs w:val="30"/>
          </w:rPr>
          <w:t>㥩</w:t>
        </w:r>
      </w:ins>
      <w:r w:rsidRPr="00F61331">
        <w:rPr>
          <w:rFonts w:ascii="宋体" w:eastAsia="宋体" w:hAnsi="宋体" w:hint="eastAsia"/>
          <w:sz w:val="30"/>
          <w:szCs w:val="30"/>
        </w:rPr>
        <w:t>（作），毋以卑（嬖）御息（疾）妝（莊）句（后），毋以卑（嬖）士息（疾）夫</w:t>
      </w:r>
      <w:del w:id="49" w:author="Guangyu Zhu" w:date="2025-12-30T17:13:00Z" w16du:dateUtc="2025-12-30T09:13:00Z">
        <w:r w:rsidRPr="00572FC9" w:rsidDel="00572FC9">
          <w:rPr>
            <w:rFonts w:ascii="宋体" w:eastAsia="宋体" w:hAnsi="宋体" w:hint="eastAsia"/>
            <w:sz w:val="30"/>
            <w:szCs w:val="30"/>
            <w:vertAlign w:val="subscript"/>
            <w:rPrChange w:id="50" w:author="Guangyu Zhu" w:date="2025-12-30T17:13:00Z" w16du:dateUtc="2025-12-30T09:1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。</w:delText>
        </w:r>
      </w:del>
      <w:ins w:id="51" w:author="Guangyu Zhu" w:date="2025-12-30T17:13:00Z" w16du:dateUtc="2025-12-30T09:13:00Z">
        <w:r w:rsidR="00572FC9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F61331">
        <w:rPr>
          <w:rFonts w:ascii="宋体" w:eastAsia="宋体" w:hAnsi="宋体" w:hint="eastAsia"/>
          <w:sz w:val="30"/>
          <w:szCs w:val="30"/>
        </w:rPr>
        <w:t>（大夫）、卿事（士）。”</w:t>
      </w:r>
    </w:p>
    <w:p w14:paraId="1EE03808" w14:textId="70463E31" w:rsidR="00B46B0A" w:rsidRDefault="00F61331" w:rsidP="00F61331">
      <w:pPr>
        <w:rPr>
          <w:ins w:id="52" w:author="Guangyu Zhu" w:date="2025-12-30T17:06:00Z" w16du:dateUtc="2025-12-30T09:06:00Z"/>
          <w:rFonts w:ascii="宋体" w:eastAsia="宋体" w:hAnsi="宋体"/>
          <w:sz w:val="30"/>
          <w:szCs w:val="30"/>
        </w:rPr>
      </w:pPr>
      <w:r w:rsidRPr="00F61331">
        <w:rPr>
          <w:rFonts w:ascii="宋体" w:eastAsia="宋体" w:hAnsi="宋体" w:hint="eastAsia"/>
          <w:sz w:val="30"/>
          <w:szCs w:val="30"/>
        </w:rPr>
        <w:t>《尊德義》：“</w:t>
      </w:r>
      <w:ins w:id="53" w:author="Guangyu Zhu" w:date="2025-12-30T17:13:00Z" w16du:dateUtc="2025-12-30T09:13:00Z">
        <w:r w:rsidR="00572FC9" w:rsidRPr="00572FC9">
          <w:rPr>
            <w:rFonts w:ascii="宋体" w:eastAsia="宋体" w:hAnsi="宋体" w:hint="eastAsia"/>
            <w:sz w:val="30"/>
            <w:szCs w:val="30"/>
          </w:rPr>
          <w:t>⿱爻言</w:t>
        </w:r>
      </w:ins>
      <w:r w:rsidRPr="00F61331">
        <w:rPr>
          <w:rFonts w:ascii="宋体" w:eastAsia="宋体" w:hAnsi="宋体" w:hint="eastAsia"/>
          <w:sz w:val="30"/>
          <w:szCs w:val="30"/>
        </w:rPr>
        <w:t>（教）以懽（權）</w:t>
      </w:r>
      <w:ins w:id="54" w:author="Guangyu Zhu" w:date="2025-12-30T17:05:00Z" w16du:dateUtc="2025-12-30T09:05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 w:hint="eastAsia"/>
          <w:sz w:val="30"/>
          <w:szCs w:val="30"/>
        </w:rPr>
        <w:t>（謀），則民</w:t>
      </w:r>
      <w:ins w:id="55" w:author="Guangyu Zhu" w:date="2025-12-30T17:14:00Z" w16du:dateUtc="2025-12-30T09:14:00Z">
        <w:r w:rsidR="00572FC9" w:rsidRPr="00572FC9">
          <w:rPr>
            <w:rFonts w:ascii="宋体" w:eastAsia="宋体" w:hAnsi="宋体"/>
            <w:sz w:val="30"/>
            <w:szCs w:val="30"/>
          </w:rPr>
          <w:drawing>
            <wp:inline distT="0" distB="0" distL="0" distR="0" wp14:anchorId="4CF704AB" wp14:editId="0C7E77CB">
              <wp:extent cx="152093" cy="180000"/>
              <wp:effectExtent l="0" t="0" r="635" b="0"/>
              <wp:docPr id="1008326495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8326495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093" cy="18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56" w:author="Guangyu Zhu" w:date="2025-12-30T17:13:00Z" w16du:dateUtc="2025-12-30T09:13:00Z">
        <w:r w:rsidRPr="00F61331" w:rsidDel="00572FC9">
          <w:rPr>
            <w:rFonts w:ascii="宋体" w:eastAsia="宋体" w:hAnsi="宋体" w:hint="eastAsia"/>
            <w:sz w:val="30"/>
            <w:szCs w:val="30"/>
          </w:rPr>
          <w:delText>澎恨</w:delText>
        </w:r>
      </w:del>
      <w:ins w:id="57" w:author="Guangyu Zhu" w:date="2025-12-30T17:13:00Z" w16du:dateUtc="2025-12-30T09:13:00Z">
        <w:r w:rsidR="00572FC9">
          <w:rPr>
            <w:rFonts w:ascii="宋体" w:eastAsia="宋体" w:hAnsi="宋体" w:hint="eastAsia"/>
            <w:sz w:val="30"/>
            <w:szCs w:val="30"/>
          </w:rPr>
          <w:t>惃</w:t>
        </w:r>
      </w:ins>
      <w:r w:rsidRPr="00F61331">
        <w:rPr>
          <w:rFonts w:ascii="宋体" w:eastAsia="宋体" w:hAnsi="宋体" w:hint="eastAsia"/>
          <w:sz w:val="30"/>
          <w:szCs w:val="30"/>
        </w:rPr>
        <w:t>遠豊（禮）亡新（親）</w:t>
      </w:r>
      <w:ins w:id="58" w:author="Guangyu Zhu" w:date="2025-12-30T17:14:00Z" w16du:dateUtc="2025-12-30T09:14:00Z">
        <w:r w:rsidR="00572FC9" w:rsidRPr="00572FC9">
          <w:rPr>
            <w:rFonts w:ascii="SimSun-ExtG" w:eastAsia="SimSun-ExtG" w:hAnsi="SimSun-ExtG" w:cs="SimSun-ExtG" w:hint="eastAsia"/>
            <w:sz w:val="30"/>
            <w:szCs w:val="30"/>
          </w:rPr>
          <w:t>𰑢</w:t>
        </w:r>
      </w:ins>
      <w:r w:rsidRPr="00F61331">
        <w:rPr>
          <w:rFonts w:ascii="宋体" w:eastAsia="宋体" w:hAnsi="宋体" w:hint="eastAsia"/>
          <w:sz w:val="30"/>
          <w:szCs w:val="30"/>
        </w:rPr>
        <w:t>（仁</w:t>
      </w:r>
      <w:ins w:id="59" w:author="Guangyu Zhu" w:date="2025-12-30T17:14:00Z" w16du:dateUtc="2025-12-30T09:14:00Z">
        <w:r w:rsidR="00572FC9">
          <w:rPr>
            <w:rFonts w:ascii="宋体" w:eastAsia="宋体" w:hAnsi="宋体" w:hint="eastAsia"/>
            <w:sz w:val="30"/>
            <w:szCs w:val="30"/>
          </w:rPr>
          <w:t>）</w:t>
        </w:r>
      </w:ins>
      <w:r w:rsidRPr="00F61331">
        <w:rPr>
          <w:rFonts w:ascii="宋体" w:eastAsia="宋体" w:hAnsi="宋体" w:hint="eastAsia"/>
          <w:sz w:val="30"/>
          <w:szCs w:val="30"/>
        </w:rPr>
        <w:t>。”</w:t>
      </w:r>
    </w:p>
    <w:p w14:paraId="08DE4FDA" w14:textId="4AB25A4B" w:rsidR="00F61331" w:rsidRPr="00F61331" w:rsidRDefault="00F61331" w:rsidP="00F61331">
      <w:pPr>
        <w:rPr>
          <w:rFonts w:ascii="宋体" w:eastAsia="宋体" w:hAnsi="宋体" w:hint="eastAsia"/>
          <w:sz w:val="30"/>
          <w:szCs w:val="30"/>
        </w:rPr>
      </w:pPr>
      <w:r w:rsidRPr="00F61331">
        <w:rPr>
          <w:rFonts w:ascii="宋体" w:eastAsia="宋体" w:hAnsi="宋体" w:hint="eastAsia"/>
          <w:sz w:val="30"/>
          <w:szCs w:val="30"/>
        </w:rPr>
        <w:t>《性自》：“速，</w:t>
      </w:r>
      <w:ins w:id="60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 w:hint="eastAsia"/>
          <w:sz w:val="30"/>
          <w:szCs w:val="30"/>
        </w:rPr>
        <w:t>（謀）之方也，又（有）</w:t>
      </w:r>
      <w:del w:id="61" w:author="Guangyu Zhu" w:date="2025-12-30T17:15:00Z" w16du:dateUtc="2025-12-30T09:15:00Z">
        <w:r w:rsidRPr="00F61331" w:rsidDel="00257751">
          <w:rPr>
            <w:rFonts w:ascii="宋体" w:eastAsia="宋体" w:hAnsi="宋体" w:hint="eastAsia"/>
            <w:sz w:val="30"/>
            <w:szCs w:val="30"/>
          </w:rPr>
          <w:delText>您</w:delText>
        </w:r>
      </w:del>
      <w:ins w:id="62" w:author="Guangyu Zhu" w:date="2025-12-30T17:15:00Z" w16du:dateUtc="2025-12-30T09:15:00Z">
        <w:r w:rsidR="00257751" w:rsidRPr="00257751">
          <w:rPr>
            <w:rFonts w:ascii="SimSun-ExtG" w:eastAsia="SimSun-ExtG" w:hAnsi="SimSun-ExtG" w:cs="SimSun-ExtG" w:hint="eastAsia"/>
            <w:sz w:val="30"/>
            <w:szCs w:val="30"/>
          </w:rPr>
          <w:t>𱞃</w:t>
        </w:r>
      </w:ins>
      <w:r w:rsidRPr="00F61331">
        <w:rPr>
          <w:rFonts w:ascii="宋体" w:eastAsia="宋体" w:hAnsi="宋体" w:hint="eastAsia"/>
          <w:sz w:val="30"/>
          <w:szCs w:val="30"/>
        </w:rPr>
        <w:t>（過）則咎。”</w:t>
      </w:r>
    </w:p>
    <w:p w14:paraId="6F0035C3" w14:textId="29CBC049" w:rsidR="00015876" w:rsidRDefault="00F61331" w:rsidP="00F61331">
      <w:pPr>
        <w:rPr>
          <w:rFonts w:ascii="宋体" w:eastAsia="宋体" w:hAnsi="宋体" w:hint="eastAsia"/>
          <w:sz w:val="30"/>
          <w:szCs w:val="30"/>
        </w:rPr>
      </w:pPr>
      <w:r w:rsidRPr="00F61331">
        <w:rPr>
          <w:rFonts w:ascii="宋体" w:eastAsia="宋体" w:hAnsi="宋体" w:hint="eastAsia"/>
          <w:sz w:val="30"/>
          <w:szCs w:val="30"/>
        </w:rPr>
        <w:t>《語叢三》：“智</w:t>
      </w:r>
      <w:ins w:id="63" w:author="Guangyu Zhu" w:date="2025-12-30T17:15:00Z" w16du:dateUtc="2025-12-30T09:15:00Z">
        <w:r w:rsidR="00257751" w:rsidRPr="00257751">
          <w:rPr>
            <w:rFonts w:ascii="宋体" w:eastAsia="宋体" w:hAnsi="宋体" w:hint="eastAsia"/>
            <w:sz w:val="30"/>
            <w:szCs w:val="30"/>
          </w:rPr>
          <w:t>⿰⿱厶戈司</w:t>
        </w:r>
      </w:ins>
      <w:del w:id="64" w:author="Guangyu Zhu" w:date="2025-12-30T17:15:00Z" w16du:dateUtc="2025-12-30T09:15:00Z">
        <w:r w:rsidRPr="00F61331" w:rsidDel="00257751">
          <w:rPr>
            <w:rFonts w:ascii="宋体" w:eastAsia="宋体" w:hAnsi="宋体" w:hint="eastAsia"/>
            <w:sz w:val="30"/>
            <w:szCs w:val="30"/>
          </w:rPr>
          <w:delText>铜</w:delText>
        </w:r>
      </w:del>
      <w:r w:rsidRPr="00F61331">
        <w:rPr>
          <w:rFonts w:ascii="宋体" w:eastAsia="宋体" w:hAnsi="宋体" w:hint="eastAsia"/>
          <w:sz w:val="30"/>
          <w:szCs w:val="30"/>
        </w:rPr>
        <w:t>者</w:t>
      </w:r>
      <w:ins w:id="65" w:author="Guangyu Zhu" w:date="2025-12-30T17:15:00Z" w16du:dateUtc="2025-12-30T09:15:00Z">
        <w:r w:rsidR="00257751" w:rsidRPr="00257751">
          <w:rPr>
            <w:rFonts w:ascii="SimSun-ExtB" w:eastAsia="SimSun-ExtB" w:hAnsi="SimSun-ExtB" w:cs="SimSun-ExtB" w:hint="eastAsia"/>
            <w:sz w:val="30"/>
            <w:szCs w:val="30"/>
          </w:rPr>
          <w:t>𬰄</w:t>
        </w:r>
      </w:ins>
      <w:r w:rsidRPr="00F61331">
        <w:rPr>
          <w:rFonts w:ascii="宋体" w:eastAsia="宋体" w:hAnsi="宋体" w:hint="eastAsia"/>
          <w:sz w:val="30"/>
          <w:szCs w:val="30"/>
        </w:rPr>
        <w:t>（寡）</w:t>
      </w:r>
      <w:ins w:id="66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F61331">
        <w:rPr>
          <w:rFonts w:ascii="宋体" w:eastAsia="宋体" w:hAnsi="宋体" w:hint="eastAsia"/>
          <w:sz w:val="30"/>
          <w:szCs w:val="30"/>
        </w:rPr>
        <w:t>（謀）。”</w:t>
      </w:r>
    </w:p>
    <w:p w14:paraId="04015983" w14:textId="0FFA6397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《語叢四》：“不與智</w:t>
      </w:r>
      <w:ins w:id="67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E73B7">
        <w:rPr>
          <w:rFonts w:ascii="宋体" w:eastAsia="宋体" w:hAnsi="宋体" w:hint="eastAsia"/>
          <w:sz w:val="30"/>
          <w:szCs w:val="30"/>
        </w:rPr>
        <w:t>（謀），是胃（謂）自惎；</w:t>
      </w:r>
      <w:ins w:id="68" w:author="Guangyu Zhu" w:date="2025-12-30T17:16:00Z" w16du:dateUtc="2025-12-30T09:16:00Z">
        <w:r w:rsidR="00257751" w:rsidRPr="00257751">
          <w:rPr>
            <w:rFonts w:ascii="SimSun-ExtG" w:eastAsia="SimSun-ExtG" w:hAnsi="SimSun-ExtG" w:cs="SimSun-ExtG" w:hint="eastAsia"/>
            <w:sz w:val="30"/>
            <w:szCs w:val="30"/>
          </w:rPr>
          <w:t>𱢦</w:t>
        </w:r>
      </w:ins>
      <w:del w:id="69" w:author="Guangyu Zhu" w:date="2025-12-30T17:16:00Z" w16du:dateUtc="2025-12-30T09:16:00Z">
        <w:r w:rsidRPr="004E73B7" w:rsidDel="00257751">
          <w:rPr>
            <w:rFonts w:ascii="宋体" w:eastAsia="宋体" w:hAnsi="宋体" w:hint="eastAsia"/>
            <w:sz w:val="30"/>
            <w:szCs w:val="30"/>
          </w:rPr>
          <w:delText>黍</w:delText>
        </w:r>
      </w:del>
      <w:r w:rsidRPr="004E73B7">
        <w:rPr>
          <w:rFonts w:ascii="宋体" w:eastAsia="宋体" w:hAnsi="宋体" w:hint="eastAsia"/>
          <w:sz w:val="30"/>
          <w:szCs w:val="30"/>
        </w:rPr>
        <w:t>（早）與智</w:t>
      </w:r>
      <w:ins w:id="70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71" w:author="Guangyu Zhu" w:date="2025-12-30T17:06:00Z" w16du:dateUtc="2025-12-30T09:06:00Z">
        <w:r w:rsidRPr="004E73B7" w:rsidDel="00B46B0A">
          <w:rPr>
            <w:rFonts w:ascii="宋体" w:eastAsia="宋体" w:hAnsi="宋体" w:hint="eastAsia"/>
            <w:sz w:val="30"/>
            <w:szCs w:val="30"/>
          </w:rPr>
          <w:delText>悔</w:delText>
        </w:r>
      </w:del>
      <w:r w:rsidRPr="004E73B7">
        <w:rPr>
          <w:rFonts w:ascii="宋体" w:eastAsia="宋体" w:hAnsi="宋体" w:hint="eastAsia"/>
          <w:sz w:val="30"/>
          <w:szCs w:val="30"/>
        </w:rPr>
        <w:t>（謀），是胃（謂）童（重）基。”</w:t>
      </w:r>
    </w:p>
    <w:p w14:paraId="42D39C34" w14:textId="77B3BF88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《語叢四》：“君又（有）</w:t>
      </w:r>
      <w:ins w:id="72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73" w:author="Guangyu Zhu" w:date="2025-12-30T17:06:00Z" w16du:dateUtc="2025-12-30T09:06:00Z">
        <w:r w:rsidRPr="004E73B7" w:rsidDel="00B46B0A">
          <w:rPr>
            <w:rFonts w:ascii="宋体" w:eastAsia="宋体" w:hAnsi="宋体" w:hint="eastAsia"/>
            <w:sz w:val="30"/>
            <w:szCs w:val="30"/>
          </w:rPr>
          <w:delText>悔</w:delText>
        </w:r>
      </w:del>
      <w:r w:rsidRPr="004E73B7">
        <w:rPr>
          <w:rFonts w:ascii="宋体" w:eastAsia="宋体" w:hAnsi="宋体" w:hint="eastAsia"/>
          <w:sz w:val="30"/>
          <w:szCs w:val="30"/>
        </w:rPr>
        <w:t>（謀）臣，則</w:t>
      </w:r>
      <w:ins w:id="74" w:author="Guangyu Zhu" w:date="2025-12-30T17:17:00Z" w16du:dateUtc="2025-12-30T09:17:00Z">
        <w:r w:rsidR="00257751" w:rsidRPr="00257751">
          <w:rPr>
            <w:rFonts w:ascii="SimSun-ExtB" w:eastAsia="SimSun-ExtB" w:hAnsi="SimSun-ExtB" w:cs="SimSun-ExtB" w:hint="eastAsia"/>
            <w:sz w:val="30"/>
            <w:szCs w:val="30"/>
          </w:rPr>
          <w:t>𤕦</w:t>
        </w:r>
      </w:ins>
      <w:r w:rsidRPr="004E73B7">
        <w:rPr>
          <w:rFonts w:ascii="宋体" w:eastAsia="宋体" w:hAnsi="宋体" w:hint="eastAsia"/>
          <w:sz w:val="30"/>
          <w:szCs w:val="30"/>
        </w:rPr>
        <w:t>（壤）</w:t>
      </w:r>
      <w:ins w:id="75" w:author="Guangyu Zhu" w:date="2025-12-30T17:17:00Z" w16du:dateUtc="2025-12-30T09:17:00Z">
        <w:r w:rsidR="00257751" w:rsidRPr="00257751">
          <w:rPr>
            <w:rFonts w:ascii="宋体" w:eastAsia="宋体" w:hAnsi="宋体" w:hint="eastAsia"/>
            <w:sz w:val="30"/>
            <w:szCs w:val="30"/>
          </w:rPr>
          <w:t>⿰阝⿱它土</w:t>
        </w:r>
      </w:ins>
      <w:del w:id="76" w:author="Guangyu Zhu" w:date="2025-12-30T17:17:00Z" w16du:dateUtc="2025-12-30T09:17:00Z">
        <w:r w:rsidRPr="004E73B7" w:rsidDel="00257751">
          <w:rPr>
            <w:rFonts w:ascii="宋体" w:eastAsia="宋体" w:hAnsi="宋体" w:hint="eastAsia"/>
            <w:sz w:val="30"/>
            <w:szCs w:val="30"/>
          </w:rPr>
          <w:delText>隍</w:delText>
        </w:r>
      </w:del>
      <w:r w:rsidRPr="004E73B7">
        <w:rPr>
          <w:rFonts w:ascii="宋体" w:eastAsia="宋体" w:hAnsi="宋体" w:hint="eastAsia"/>
          <w:sz w:val="30"/>
          <w:szCs w:val="30"/>
        </w:rPr>
        <w:t>（地）不鈔（削）；士又（有）</w:t>
      </w:r>
      <w:ins w:id="77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78" w:author="Guangyu Zhu" w:date="2025-12-30T17:06:00Z" w16du:dateUtc="2025-12-30T09:06:00Z">
        <w:r w:rsidRPr="004E73B7" w:rsidDel="00B46B0A">
          <w:rPr>
            <w:rFonts w:ascii="宋体" w:eastAsia="宋体" w:hAnsi="宋体" w:hint="eastAsia"/>
            <w:sz w:val="30"/>
            <w:szCs w:val="30"/>
          </w:rPr>
          <w:delText>悔</w:delText>
        </w:r>
      </w:del>
      <w:r w:rsidRPr="004E73B7">
        <w:rPr>
          <w:rFonts w:ascii="宋体" w:eastAsia="宋体" w:hAnsi="宋体" w:hint="eastAsia"/>
          <w:sz w:val="30"/>
          <w:szCs w:val="30"/>
        </w:rPr>
        <w:t>（謀）友，則言談不勺（弱）。”</w:t>
      </w:r>
    </w:p>
    <w:p w14:paraId="4B1C57C6" w14:textId="2D9A94F3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《語叢四》：“金玉浧（盈）室，不女（如）</w:t>
      </w:r>
      <w:ins w:id="79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E73B7">
        <w:rPr>
          <w:rFonts w:ascii="宋体" w:eastAsia="宋体" w:hAnsi="宋体" w:hint="eastAsia"/>
          <w:sz w:val="30"/>
          <w:szCs w:val="30"/>
        </w:rPr>
        <w:t>（謀）。”</w:t>
      </w:r>
    </w:p>
    <w:p w14:paraId="2AA9F76A" w14:textId="77777777" w:rsidR="00B46B0A" w:rsidRDefault="004E73B7" w:rsidP="004E73B7">
      <w:pPr>
        <w:rPr>
          <w:ins w:id="80" w:author="Guangyu Zhu" w:date="2025-12-30T17:06:00Z" w16du:dateUtc="2025-12-30T09:06:00Z"/>
          <w:rFonts w:ascii="宋体" w:eastAsia="宋体" w:hAnsi="宋体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《語叢四》：“古（故）</w:t>
      </w:r>
      <w:ins w:id="81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E73B7">
        <w:rPr>
          <w:rFonts w:ascii="宋体" w:eastAsia="宋体" w:hAnsi="宋体" w:hint="eastAsia"/>
          <w:sz w:val="30"/>
          <w:szCs w:val="30"/>
        </w:rPr>
        <w:t>（謀）爲可貴。”</w:t>
      </w:r>
    </w:p>
    <w:p w14:paraId="19601B74" w14:textId="5CCE0628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《彭祖》：“</w:t>
      </w:r>
      <w:del w:id="82" w:author="Guangyu Zhu" w:date="2025-12-30T17:18:00Z" w16du:dateUtc="2025-12-30T09:18:00Z">
        <w:r w:rsidRPr="004E73B7" w:rsidDel="00257751">
          <w:rPr>
            <w:rFonts w:ascii="宋体" w:eastAsia="宋体" w:hAnsi="宋体" w:hint="eastAsia"/>
            <w:sz w:val="30"/>
            <w:szCs w:val="30"/>
          </w:rPr>
          <w:delText>口</w:delText>
        </w:r>
      </w:del>
      <w:ins w:id="83" w:author="Guangyu Zhu" w:date="2025-12-30T17:18:00Z" w16du:dateUtc="2025-12-30T09:18:00Z">
        <w:r w:rsidR="00257751">
          <w:rPr>
            <w:rFonts w:ascii="宋体" w:eastAsia="宋体" w:hAnsi="宋体" w:hint="eastAsia"/>
            <w:sz w:val="30"/>
            <w:szCs w:val="30"/>
          </w:rPr>
          <w:t>□□</w:t>
        </w:r>
      </w:ins>
      <w:del w:id="84" w:author="Guangyu Zhu" w:date="2025-12-30T17:18:00Z" w16du:dateUtc="2025-12-30T09:18:00Z">
        <w:r w:rsidRPr="004E73B7" w:rsidDel="00257751">
          <w:rPr>
            <w:rFonts w:ascii="宋体" w:eastAsia="宋体" w:hAnsi="宋体" w:hint="eastAsia"/>
            <w:sz w:val="30"/>
            <w:szCs w:val="30"/>
          </w:rPr>
          <w:delText>口</w:delText>
        </w:r>
      </w:del>
      <w:r w:rsidRPr="004E73B7">
        <w:rPr>
          <w:rFonts w:ascii="宋体" w:eastAsia="宋体" w:hAnsi="宋体" w:hint="eastAsia"/>
          <w:sz w:val="30"/>
          <w:szCs w:val="30"/>
        </w:rPr>
        <w:t>之</w:t>
      </w:r>
      <w:ins w:id="85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E73B7">
        <w:rPr>
          <w:rFonts w:ascii="宋体" w:eastAsia="宋体" w:hAnsi="宋体" w:hint="eastAsia"/>
          <w:sz w:val="30"/>
          <w:szCs w:val="30"/>
        </w:rPr>
        <w:t>（謀）不可行，述（</w:t>
      </w:r>
      <w:del w:id="86" w:author="Guangyu Zhu" w:date="2025-12-30T17:18:00Z" w16du:dateUtc="2025-12-30T09:18:00Z">
        <w:r w:rsidRPr="004E73B7" w:rsidDel="00257751">
          <w:rPr>
            <w:rFonts w:ascii="宋体" w:eastAsia="宋体" w:hAnsi="宋体" w:hint="eastAsia"/>
            <w:sz w:val="30"/>
            <w:szCs w:val="30"/>
          </w:rPr>
          <w:delText>疣</w:delText>
        </w:r>
      </w:del>
      <w:ins w:id="87" w:author="Guangyu Zhu" w:date="2025-12-30T17:18:00Z" w16du:dateUtc="2025-12-30T09:18:00Z">
        <w:r w:rsidR="00257751">
          <w:rPr>
            <w:rFonts w:ascii="宋体" w:eastAsia="宋体" w:hAnsi="宋体" w:hint="eastAsia"/>
            <w:sz w:val="30"/>
            <w:szCs w:val="30"/>
          </w:rPr>
          <w:t>㾁</w:t>
        </w:r>
      </w:ins>
      <w:r w:rsidRPr="004E73B7">
        <w:rPr>
          <w:rFonts w:ascii="宋体" w:eastAsia="宋体" w:hAnsi="宋体" w:hint="eastAsia"/>
          <w:sz w:val="30"/>
          <w:szCs w:val="30"/>
        </w:rPr>
        <w:t>）惕（易）之心不可長，遠慮甬（通）索（素），心白（泊）身</w:t>
      </w:r>
      <w:ins w:id="88" w:author="Guangyu Zhu" w:date="2025-12-30T17:18:00Z" w16du:dateUtc="2025-12-30T09:18:00Z">
        <w:r w:rsidR="00257751" w:rsidRPr="00257751">
          <w:rPr>
            <w:rFonts w:ascii="宋体" w:eastAsia="宋体" w:hAnsi="宋体" w:hint="eastAsia"/>
            <w:sz w:val="30"/>
            <w:szCs w:val="30"/>
          </w:rPr>
          <w:t>⿰氵㚖</w:t>
        </w:r>
      </w:ins>
      <w:del w:id="89" w:author="Guangyu Zhu" w:date="2025-12-30T17:18:00Z" w16du:dateUtc="2025-12-30T09:18:00Z">
        <w:r w:rsidRPr="004E73B7" w:rsidDel="00257751">
          <w:rPr>
            <w:rFonts w:ascii="宋体" w:eastAsia="宋体" w:hAnsi="宋体" w:hint="eastAsia"/>
            <w:sz w:val="30"/>
            <w:szCs w:val="30"/>
          </w:rPr>
          <w:delText>溴</w:delText>
        </w:r>
      </w:del>
      <w:r w:rsidRPr="004E73B7">
        <w:rPr>
          <w:rFonts w:ascii="宋体" w:eastAsia="宋体" w:hAnsi="宋体" w:hint="eastAsia"/>
          <w:sz w:val="30"/>
          <w:szCs w:val="30"/>
        </w:rPr>
        <w:t>（釋）。”</w:t>
      </w:r>
    </w:p>
    <w:p w14:paraId="1709E06C" w14:textId="06341D72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《曹沫》：“臣</w:t>
      </w:r>
      <w:del w:id="90" w:author="Guangyu Zhu" w:date="2025-12-30T17:18:00Z" w16du:dateUtc="2025-12-30T09:18:00Z">
        <w:r w:rsidRPr="004E73B7" w:rsidDel="00257751">
          <w:rPr>
            <w:rFonts w:ascii="宋体" w:eastAsia="宋体" w:hAnsi="宋体" w:hint="eastAsia"/>
            <w:sz w:val="30"/>
            <w:szCs w:val="30"/>
          </w:rPr>
          <w:delText>婚</w:delText>
        </w:r>
      </w:del>
      <w:ins w:id="91" w:author="Guangyu Zhu" w:date="2025-12-30T17:18:00Z" w16du:dateUtc="2025-12-30T09:18:00Z">
        <w:r w:rsidR="00257751">
          <w:rPr>
            <w:rFonts w:ascii="宋体" w:eastAsia="宋体" w:hAnsi="宋体" w:hint="eastAsia"/>
            <w:sz w:val="30"/>
            <w:szCs w:val="30"/>
          </w:rPr>
          <w:t>䎽</w:t>
        </w:r>
      </w:ins>
      <w:r w:rsidRPr="004E73B7">
        <w:rPr>
          <w:rFonts w:ascii="宋体" w:eastAsia="宋体" w:hAnsi="宋体" w:hint="eastAsia"/>
          <w:sz w:val="30"/>
          <w:szCs w:val="30"/>
        </w:rPr>
        <w:t>（聞）之：又（有）固</w:t>
      </w:r>
      <w:ins w:id="92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E73B7">
        <w:rPr>
          <w:rFonts w:ascii="宋体" w:eastAsia="宋体" w:hAnsi="宋体" w:hint="eastAsia"/>
          <w:sz w:val="30"/>
          <w:szCs w:val="30"/>
        </w:rPr>
        <w:t>（謀）而亡固成（城），又（有）克正（政）而亡克</w:t>
      </w:r>
      <w:ins w:id="93" w:author="Guangyu Zhu" w:date="2025-12-30T17:19:00Z" w16du:dateUtc="2025-12-30T09:19:00Z">
        <w:r w:rsidR="00257751" w:rsidRPr="00257751">
          <w:rPr>
            <w:rFonts w:ascii="宋体" w:eastAsia="宋体" w:hAnsi="宋体" w:hint="eastAsia"/>
            <w:sz w:val="30"/>
            <w:szCs w:val="30"/>
          </w:rPr>
          <w:t>⿰申戈</w:t>
        </w:r>
      </w:ins>
      <w:del w:id="94" w:author="Guangyu Zhu" w:date="2025-12-30T17:19:00Z" w16du:dateUtc="2025-12-30T09:19:00Z">
        <w:r w:rsidRPr="004E73B7" w:rsidDel="00257751">
          <w:rPr>
            <w:rFonts w:ascii="宋体" w:eastAsia="宋体" w:hAnsi="宋体" w:hint="eastAsia"/>
            <w:sz w:val="30"/>
            <w:szCs w:val="30"/>
          </w:rPr>
          <w:delText>戟</w:delText>
        </w:r>
      </w:del>
      <w:r w:rsidRPr="004E73B7">
        <w:rPr>
          <w:rFonts w:ascii="宋体" w:eastAsia="宋体" w:hAnsi="宋体" w:hint="eastAsia"/>
          <w:sz w:val="30"/>
          <w:szCs w:val="30"/>
        </w:rPr>
        <w:t>（敶）。”</w:t>
      </w:r>
    </w:p>
    <w:p w14:paraId="70F35A4F" w14:textId="17EF8C36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《三德》：“邦</w:t>
      </w:r>
      <w:ins w:id="95" w:author="Guangyu Zhu" w:date="2025-12-30T17:19:00Z" w16du:dateUtc="2025-12-30T09:19:00Z">
        <w:r w:rsidR="00257751" w:rsidRPr="00257751">
          <w:rPr>
            <w:rFonts w:ascii="SimSun-ExtG" w:eastAsia="SimSun-ExtG" w:hAnsi="SimSun-ExtG" w:cs="SimSun-ExtG" w:hint="eastAsia"/>
            <w:sz w:val="30"/>
            <w:szCs w:val="30"/>
          </w:rPr>
          <w:t>𰲡</w:t>
        </w:r>
      </w:ins>
      <w:del w:id="96" w:author="Guangyu Zhu" w:date="2025-12-30T17:19:00Z" w16du:dateUtc="2025-12-30T09:19:00Z">
        <w:r w:rsidRPr="004E73B7" w:rsidDel="00257751">
          <w:rPr>
            <w:rFonts w:ascii="宋体" w:eastAsia="宋体" w:hAnsi="宋体" w:hint="eastAsia"/>
            <w:sz w:val="30"/>
            <w:szCs w:val="30"/>
          </w:rPr>
          <w:delText>虞</w:delText>
        </w:r>
      </w:del>
      <w:r w:rsidRPr="004E73B7">
        <w:rPr>
          <w:rFonts w:ascii="宋体" w:eastAsia="宋体" w:hAnsi="宋体" w:hint="eastAsia"/>
          <w:sz w:val="30"/>
          <w:szCs w:val="30"/>
        </w:rPr>
        <w:t>（且）亡，亞（惡）聖人之</w:t>
      </w:r>
      <w:ins w:id="97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E73B7">
        <w:rPr>
          <w:rFonts w:ascii="宋体" w:eastAsia="宋体" w:hAnsi="宋体" w:hint="eastAsia"/>
          <w:sz w:val="30"/>
          <w:szCs w:val="30"/>
        </w:rPr>
        <w:t>（謀）。”</w:t>
      </w:r>
    </w:p>
    <w:p w14:paraId="42DC890D" w14:textId="5CC68048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《三德》：“至型（刑）</w:t>
      </w:r>
      <w:ins w:id="98" w:author="Guangyu Zhu" w:date="2025-12-30T17:20:00Z" w16du:dateUtc="2025-12-30T09:20:00Z">
        <w:r w:rsidR="00257751" w:rsidRPr="00257751">
          <w:rPr>
            <w:rFonts w:ascii="宋体" w:eastAsia="宋体" w:hAnsi="宋体" w:hint="eastAsia"/>
            <w:sz w:val="30"/>
            <w:szCs w:val="30"/>
          </w:rPr>
          <w:t>⿱㠯心</w:t>
        </w:r>
      </w:ins>
      <w:del w:id="99" w:author="Guangyu Zhu" w:date="2025-12-30T17:20:00Z" w16du:dateUtc="2025-12-30T09:20:00Z">
        <w:r w:rsidRPr="004E73B7" w:rsidDel="00257751">
          <w:rPr>
            <w:rFonts w:ascii="宋体" w:eastAsia="宋体" w:hAnsi="宋体" w:hint="eastAsia"/>
            <w:sz w:val="30"/>
            <w:szCs w:val="30"/>
          </w:rPr>
          <w:delText>恳</w:delText>
        </w:r>
      </w:del>
      <w:r w:rsidRPr="004E73B7">
        <w:rPr>
          <w:rFonts w:ascii="宋体" w:eastAsia="宋体" w:hAnsi="宋体" w:hint="eastAsia"/>
          <w:sz w:val="30"/>
          <w:szCs w:val="30"/>
        </w:rPr>
        <w:t>（以）</w:t>
      </w:r>
      <w:del w:id="100" w:author="Guangyu Zhu" w:date="2025-12-30T17:21:00Z" w16du:dateUtc="2025-12-30T09:21:00Z">
        <w:r w:rsidRPr="004E73B7" w:rsidDel="00257751">
          <w:rPr>
            <w:rFonts w:ascii="宋体" w:eastAsia="宋体" w:hAnsi="宋体" w:hint="eastAsia"/>
            <w:sz w:val="30"/>
            <w:szCs w:val="30"/>
          </w:rPr>
          <w:delText>恢</w:delText>
        </w:r>
      </w:del>
      <w:ins w:id="101" w:author="Guangyu Zhu" w:date="2025-12-30T17:21:00Z" w16du:dateUtc="2025-12-30T09:21:00Z">
        <w:r w:rsidR="00257751" w:rsidRPr="00257751">
          <w:rPr>
            <w:rFonts w:ascii="SimSun-ExtB" w:eastAsia="SimSun-ExtB" w:hAnsi="SimSun-ExtB" w:cs="SimSun-ExtB" w:hint="eastAsia"/>
            <w:sz w:val="30"/>
            <w:szCs w:val="30"/>
          </w:rPr>
          <w:t>𢙇</w:t>
        </w:r>
      </w:ins>
      <w:r w:rsidRPr="004E73B7">
        <w:rPr>
          <w:rFonts w:ascii="宋体" w:eastAsia="宋体" w:hAnsi="宋体" w:hint="eastAsia"/>
          <w:sz w:val="30"/>
          <w:szCs w:val="30"/>
        </w:rPr>
        <w:t>（哀），矰迲（去）以</w:t>
      </w:r>
      <w:ins w:id="102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E73B7">
        <w:rPr>
          <w:rFonts w:ascii="宋体" w:eastAsia="宋体" w:hAnsi="宋体" w:hint="eastAsia"/>
          <w:sz w:val="30"/>
          <w:szCs w:val="30"/>
        </w:rPr>
        <w:t>（謀）。”</w:t>
      </w:r>
    </w:p>
    <w:p w14:paraId="21829769" w14:textId="637B9636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《用曰》：“</w:t>
      </w:r>
      <w:del w:id="103" w:author="Guangyu Zhu" w:date="2025-12-30T17:22:00Z" w16du:dateUtc="2025-12-30T09:22:00Z">
        <w:r w:rsidRPr="004E73B7" w:rsidDel="00E52FEE">
          <w:rPr>
            <w:rFonts w:ascii="宋体" w:eastAsia="宋体" w:hAnsi="宋体" w:hint="eastAsia"/>
            <w:sz w:val="30"/>
            <w:szCs w:val="30"/>
          </w:rPr>
          <w:delText>韓</w:delText>
        </w:r>
      </w:del>
      <w:ins w:id="104" w:author="Guangyu Zhu" w:date="2025-12-30T17:22:00Z" w16du:dateUtc="2025-12-30T09:22:00Z">
        <w:r w:rsidR="00E52FEE" w:rsidRPr="00E52FEE">
          <w:rPr>
            <w:rFonts w:ascii="宋体" w:eastAsia="宋体" w:hAnsi="宋体" w:hint="eastAsia"/>
            <w:sz w:val="30"/>
            <w:szCs w:val="30"/>
          </w:rPr>
          <w:t>⿰車韋</w:t>
        </w:r>
      </w:ins>
      <w:r w:rsidRPr="004E73B7">
        <w:rPr>
          <w:rFonts w:ascii="宋体" w:eastAsia="宋体" w:hAnsi="宋体" w:hint="eastAsia"/>
          <w:sz w:val="30"/>
          <w:szCs w:val="30"/>
        </w:rPr>
        <w:t>（諱）眾</w:t>
      </w:r>
      <w:ins w:id="105" w:author="Guangyu Zhu" w:date="2025-12-30T17:23:00Z" w16du:dateUtc="2025-12-30T09:23:00Z">
        <w:r w:rsidR="00E52FEE" w:rsidRPr="00E52FEE">
          <w:rPr>
            <w:rFonts w:ascii="宋体" w:eastAsia="宋体" w:hAnsi="宋体" w:hint="eastAsia"/>
            <w:sz w:val="30"/>
            <w:szCs w:val="30"/>
          </w:rPr>
          <w:t>⿰言⿱屮</w:t>
        </w:r>
        <w:r w:rsidR="00E52FEE" w:rsidRPr="00E52FEE">
          <w:rPr>
            <w:rFonts w:ascii="宋体" w:eastAsia="宋体" w:hAnsi="宋体" w:cs="微软雅黑" w:hint="eastAsia"/>
            <w:sz w:val="30"/>
            <w:szCs w:val="30"/>
            <w:rPrChange w:id="106" w:author="Guangyu Zhu" w:date="2025-12-30T17:23:00Z" w16du:dateUtc="2025-12-30T09:23:00Z">
              <w:rPr>
                <w:rFonts w:ascii="微软雅黑" w:eastAsia="微软雅黑" w:hAnsi="微软雅黑" w:cs="微软雅黑" w:hint="eastAsia"/>
                <w:sz w:val="30"/>
                <w:szCs w:val="30"/>
              </w:rPr>
            </w:rPrChange>
          </w:rPr>
          <w:t>月</w:t>
        </w:r>
      </w:ins>
      <w:del w:id="107" w:author="Guangyu Zhu" w:date="2025-12-30T17:23:00Z" w16du:dateUtc="2025-12-30T09:23:00Z">
        <w:r w:rsidRPr="004E73B7" w:rsidDel="00E52FEE">
          <w:rPr>
            <w:rFonts w:ascii="宋体" w:eastAsia="宋体" w:hAnsi="宋体" w:hint="eastAsia"/>
            <w:sz w:val="30"/>
            <w:szCs w:val="30"/>
          </w:rPr>
          <w:delText>誚</w:delText>
        </w:r>
      </w:del>
      <w:r w:rsidRPr="004E73B7">
        <w:rPr>
          <w:rFonts w:ascii="宋体" w:eastAsia="宋体" w:hAnsi="宋体" w:hint="eastAsia"/>
          <w:sz w:val="30"/>
          <w:szCs w:val="30"/>
        </w:rPr>
        <w:t>（孼）諫，脜（羞）</w:t>
      </w:r>
      <w:r w:rsidRPr="004E73B7">
        <w:rPr>
          <w:rFonts w:ascii="宋体" w:eastAsia="宋体" w:hAnsi="宋体" w:hint="eastAsia"/>
          <w:sz w:val="30"/>
          <w:szCs w:val="30"/>
        </w:rPr>
        <w:lastRenderedPageBreak/>
        <w:t>寤（聞）亞（惡）</w:t>
      </w:r>
      <w:ins w:id="108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109" w:author="Guangyu Zhu" w:date="2025-12-30T17:06:00Z" w16du:dateUtc="2025-12-30T09:06:00Z">
        <w:r w:rsidRPr="004E73B7" w:rsidDel="00B46B0A">
          <w:rPr>
            <w:rFonts w:ascii="宋体" w:eastAsia="宋体" w:hAnsi="宋体" w:hint="eastAsia"/>
            <w:sz w:val="30"/>
            <w:szCs w:val="30"/>
          </w:rPr>
          <w:delText>悔</w:delText>
        </w:r>
      </w:del>
      <w:r w:rsidRPr="004E73B7">
        <w:rPr>
          <w:rFonts w:ascii="宋体" w:eastAsia="宋体" w:hAnsi="宋体" w:hint="eastAsia"/>
          <w:sz w:val="30"/>
          <w:szCs w:val="30"/>
        </w:rPr>
        <w:t>（謀）。”</w:t>
      </w:r>
    </w:p>
    <w:p w14:paraId="29F748E6" w14:textId="264EF9A5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《程寤》：“人</w:t>
      </w:r>
      <w:ins w:id="110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111" w:author="Guangyu Zhu" w:date="2025-12-30T17:06:00Z" w16du:dateUtc="2025-12-30T09:06:00Z">
        <w:r w:rsidRPr="004E73B7" w:rsidDel="00B46B0A">
          <w:rPr>
            <w:rFonts w:ascii="宋体" w:eastAsia="宋体" w:hAnsi="宋体" w:hint="eastAsia"/>
            <w:sz w:val="30"/>
            <w:szCs w:val="30"/>
          </w:rPr>
          <w:delText>悔</w:delText>
        </w:r>
      </w:del>
      <w:r w:rsidRPr="004E73B7">
        <w:rPr>
          <w:rFonts w:ascii="宋体" w:eastAsia="宋体" w:hAnsi="宋体" w:hint="eastAsia"/>
          <w:sz w:val="30"/>
          <w:szCs w:val="30"/>
        </w:rPr>
        <w:t>（謀）疆（彊），不可以</w:t>
      </w:r>
      <w:ins w:id="112" w:author="Guangyu Zhu" w:date="2025-12-30T17:24:00Z" w16du:dateUtc="2025-12-30T09:24:00Z">
        <w:r w:rsidR="00812742" w:rsidRPr="00812742">
          <w:rPr>
            <w:rFonts w:ascii="宋体" w:eastAsia="宋体" w:hAnsi="宋体" w:hint="eastAsia"/>
            <w:sz w:val="30"/>
            <w:szCs w:val="30"/>
          </w:rPr>
          <w:t>⿸</w:t>
        </w:r>
        <w:r w:rsidR="00812742" w:rsidRPr="00812742">
          <w:rPr>
            <w:rFonts w:ascii="SimSun-ExtB" w:eastAsia="SimSun-ExtB" w:hAnsi="SimSun-ExtB" w:cs="SimSun-ExtB" w:hint="eastAsia"/>
            <w:sz w:val="30"/>
            <w:szCs w:val="30"/>
          </w:rPr>
          <w:t>𪧇</w:t>
        </w:r>
        <w:r w:rsidR="00812742" w:rsidRPr="00812742">
          <w:rPr>
            <w:rFonts w:ascii="宋体" w:eastAsia="宋体" w:hAnsi="宋体" w:hint="eastAsia"/>
            <w:sz w:val="30"/>
            <w:szCs w:val="30"/>
          </w:rPr>
          <w:t>貝</w:t>
        </w:r>
      </w:ins>
      <w:del w:id="113" w:author="Guangyu Zhu" w:date="2025-12-30T17:24:00Z" w16du:dateUtc="2025-12-30T09:24:00Z">
        <w:r w:rsidRPr="004E73B7" w:rsidDel="00812742">
          <w:rPr>
            <w:rFonts w:ascii="宋体" w:eastAsia="宋体" w:hAnsi="宋体" w:hint="eastAsia"/>
            <w:sz w:val="30"/>
            <w:szCs w:val="30"/>
          </w:rPr>
          <w:delText>寐</w:delText>
        </w:r>
      </w:del>
      <w:r w:rsidRPr="004E73B7">
        <w:rPr>
          <w:rFonts w:ascii="宋体" w:eastAsia="宋体" w:hAnsi="宋体" w:hint="eastAsia"/>
          <w:sz w:val="30"/>
          <w:szCs w:val="30"/>
        </w:rPr>
        <w:t>（藏）。”</w:t>
      </w:r>
    </w:p>
    <w:p w14:paraId="0EB46A69" w14:textId="6BED4AEE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《耆夜》：“宓（毖）情（精）</w:t>
      </w:r>
      <w:ins w:id="114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E73B7">
        <w:rPr>
          <w:rFonts w:ascii="宋体" w:eastAsia="宋体" w:hAnsi="宋体" w:hint="eastAsia"/>
          <w:sz w:val="30"/>
          <w:szCs w:val="30"/>
        </w:rPr>
        <w:t>（謀）猷，</w:t>
      </w:r>
      <w:ins w:id="115" w:author="Guangyu Zhu" w:date="2025-12-30T17:24:00Z" w16du:dateUtc="2025-12-30T09:24:00Z">
        <w:r w:rsidR="00812742" w:rsidRPr="00812742">
          <w:rPr>
            <w:rFonts w:ascii="宋体" w:eastAsia="宋体" w:hAnsi="宋体" w:hint="eastAsia"/>
            <w:sz w:val="30"/>
            <w:szCs w:val="30"/>
          </w:rPr>
          <w:t>⿴衣欲</w:t>
        </w:r>
      </w:ins>
      <w:del w:id="116" w:author="Guangyu Zhu" w:date="2025-12-30T17:24:00Z" w16du:dateUtc="2025-12-30T09:24:00Z">
        <w:r w:rsidRPr="004E73B7" w:rsidDel="00812742">
          <w:rPr>
            <w:rFonts w:ascii="宋体" w:eastAsia="宋体" w:hAnsi="宋体" w:hint="eastAsia"/>
            <w:sz w:val="30"/>
            <w:szCs w:val="30"/>
          </w:rPr>
          <w:delText>亵</w:delText>
        </w:r>
      </w:del>
      <w:r w:rsidRPr="004E73B7">
        <w:rPr>
          <w:rFonts w:ascii="宋体" w:eastAsia="宋体" w:hAnsi="宋体" w:hint="eastAsia"/>
          <w:sz w:val="30"/>
          <w:szCs w:val="30"/>
        </w:rPr>
        <w:t>（裕）惪（德）乃救（求）。”</w:t>
      </w:r>
    </w:p>
    <w:p w14:paraId="3A63033B" w14:textId="3F2E826A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《祭公》：“天子，</w:t>
      </w:r>
      <w:ins w:id="117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118" w:author="Guangyu Zhu" w:date="2025-12-30T17:06:00Z" w16du:dateUtc="2025-12-30T09:06:00Z">
        <w:r w:rsidRPr="004E73B7" w:rsidDel="00B46B0A">
          <w:rPr>
            <w:rFonts w:ascii="宋体" w:eastAsia="宋体" w:hAnsi="宋体" w:hint="eastAsia"/>
            <w:sz w:val="30"/>
            <w:szCs w:val="30"/>
          </w:rPr>
          <w:delText>悔</w:delText>
        </w:r>
      </w:del>
      <w:r w:rsidRPr="004E73B7">
        <w:rPr>
          <w:rFonts w:ascii="宋体" w:eastAsia="宋体" w:hAnsi="宋体" w:hint="eastAsia"/>
          <w:sz w:val="30"/>
          <w:szCs w:val="30"/>
        </w:rPr>
        <w:t>（謀）父縢（朕）疾隹（惟）不瘳。”</w:t>
      </w:r>
    </w:p>
    <w:p w14:paraId="037FB40C" w14:textId="255C6FFE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《祭公》：“三公，</w:t>
      </w:r>
      <w:ins w:id="119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E73B7">
        <w:rPr>
          <w:rFonts w:ascii="宋体" w:eastAsia="宋体" w:hAnsi="宋体" w:hint="eastAsia"/>
          <w:sz w:val="30"/>
          <w:szCs w:val="30"/>
        </w:rPr>
        <w:t>（謀）父縢（朕）疾隹（惟）不瘳。”</w:t>
      </w:r>
    </w:p>
    <w:p w14:paraId="552ADA05" w14:textId="33C50247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《祭公》：“女（汝）母（毋）以少（小）</w:t>
      </w:r>
      <w:ins w:id="120" w:author="Guangyu Zhu" w:date="2025-12-30T17:06:00Z" w16du:dateUtc="2025-12-30T09:06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121" w:author="Guangyu Zhu" w:date="2025-12-30T17:06:00Z" w16du:dateUtc="2025-12-30T09:06:00Z">
        <w:r w:rsidRPr="004E73B7" w:rsidDel="00B46B0A">
          <w:rPr>
            <w:rFonts w:ascii="宋体" w:eastAsia="宋体" w:hAnsi="宋体" w:hint="eastAsia"/>
            <w:sz w:val="30"/>
            <w:szCs w:val="30"/>
          </w:rPr>
          <w:delText>悔</w:delText>
        </w:r>
      </w:del>
      <w:r w:rsidRPr="004E73B7">
        <w:rPr>
          <w:rFonts w:ascii="宋体" w:eastAsia="宋体" w:hAnsi="宋体" w:hint="eastAsia"/>
          <w:sz w:val="30"/>
          <w:szCs w:val="30"/>
        </w:rPr>
        <w:t>（謀）敗大</w:t>
      </w:r>
      <w:ins w:id="122" w:author="Guangyu Zhu" w:date="2025-12-30T17:25:00Z" w16du:dateUtc="2025-12-30T09:25:00Z">
        <w:r w:rsidR="00812742" w:rsidRPr="00812742">
          <w:rPr>
            <w:rFonts w:ascii="宋体" w:eastAsia="宋体" w:hAnsi="宋体" w:hint="eastAsia"/>
            <w:sz w:val="30"/>
            <w:szCs w:val="30"/>
          </w:rPr>
          <w:t>⿰忄</w:t>
        </w:r>
        <w:r w:rsidR="00812742" w:rsidRPr="00812742">
          <w:rPr>
            <w:rFonts w:ascii="SimSun-ExtG" w:eastAsia="SimSun-ExtG" w:hAnsi="SimSun-ExtG" w:cs="SimSun-ExtG" w:hint="eastAsia"/>
            <w:sz w:val="30"/>
            <w:szCs w:val="30"/>
          </w:rPr>
          <w:t>𰲡</w:t>
        </w:r>
      </w:ins>
      <w:r w:rsidRPr="004E73B7">
        <w:rPr>
          <w:rFonts w:ascii="宋体" w:eastAsia="宋体" w:hAnsi="宋体" w:hint="eastAsia"/>
          <w:sz w:val="30"/>
          <w:szCs w:val="30"/>
        </w:rPr>
        <w:t>（作）。”</w:t>
      </w:r>
    </w:p>
    <w:p w14:paraId="67FACB5B" w14:textId="5B373695" w:rsidR="004E73B7" w:rsidRPr="004E73B7" w:rsidRDefault="004E73B7" w:rsidP="004E73B7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《芮良夫》：“</w:t>
      </w:r>
      <w:ins w:id="123" w:author="Guangyu Zhu" w:date="2025-12-30T17:26:00Z" w16du:dateUtc="2025-12-30T09:26:00Z">
        <w:r w:rsidR="00812742" w:rsidRPr="00812742">
          <w:rPr>
            <w:rFonts w:ascii="SimSun-ExtB" w:eastAsia="SimSun-ExtB" w:hAnsi="SimSun-ExtB" w:cs="SimSun-ExtB" w:hint="eastAsia"/>
            <w:sz w:val="30"/>
            <w:szCs w:val="30"/>
          </w:rPr>
          <w:t>𨳿</w:t>
        </w:r>
      </w:ins>
      <w:del w:id="124" w:author="Guangyu Zhu" w:date="2025-12-30T17:26:00Z" w16du:dateUtc="2025-12-30T09:26:00Z">
        <w:r w:rsidRPr="004E73B7" w:rsidDel="00812742">
          <w:rPr>
            <w:rFonts w:ascii="宋体" w:eastAsia="宋体" w:hAnsi="宋体" w:hint="eastAsia"/>
            <w:sz w:val="30"/>
            <w:szCs w:val="30"/>
          </w:rPr>
          <w:delText>圆</w:delText>
        </w:r>
      </w:del>
      <w:r w:rsidRPr="004E73B7">
        <w:rPr>
          <w:rFonts w:ascii="宋体" w:eastAsia="宋体" w:hAnsi="宋体" w:hint="eastAsia"/>
          <w:sz w:val="30"/>
          <w:szCs w:val="30"/>
        </w:rPr>
        <w:t>（間）鬲（隔）</w:t>
      </w:r>
      <w:ins w:id="125" w:author="Guangyu Zhu" w:date="2025-12-30T17:26:00Z" w16du:dateUtc="2025-12-30T09:26:00Z">
        <w:r w:rsidR="00812742" w:rsidRPr="00812742">
          <w:rPr>
            <w:rFonts w:ascii="SimSun-ExtB" w:eastAsia="SimSun-ExtB" w:hAnsi="SimSun-ExtB" w:cs="SimSun-ExtB" w:hint="eastAsia"/>
            <w:sz w:val="30"/>
            <w:szCs w:val="30"/>
          </w:rPr>
          <w:t>𦴈</w:t>
        </w:r>
      </w:ins>
      <w:del w:id="126" w:author="Guangyu Zhu" w:date="2025-12-30T17:26:00Z" w16du:dateUtc="2025-12-30T09:26:00Z">
        <w:r w:rsidRPr="004E73B7" w:rsidDel="00812742">
          <w:rPr>
            <w:rFonts w:ascii="宋体" w:eastAsia="宋体" w:hAnsi="宋体" w:hint="eastAsia"/>
            <w:sz w:val="30"/>
            <w:szCs w:val="30"/>
          </w:rPr>
          <w:delText>若</w:delText>
        </w:r>
      </w:del>
      <w:r w:rsidRPr="004E73B7">
        <w:rPr>
          <w:rFonts w:ascii="宋体" w:eastAsia="宋体" w:hAnsi="宋体" w:hint="eastAsia"/>
          <w:sz w:val="30"/>
          <w:szCs w:val="30"/>
        </w:rPr>
        <w:t>（若）否，以自訾</w:t>
      </w:r>
      <w:del w:id="127" w:author="Guangyu Zhu" w:date="2025-12-30T17:26:00Z" w16du:dateUtc="2025-12-30T09:26:00Z">
        <w:r w:rsidRPr="004E73B7" w:rsidDel="00812742">
          <w:rPr>
            <w:rFonts w:ascii="宋体" w:eastAsia="宋体" w:hAnsi="宋体" w:hint="eastAsia"/>
            <w:sz w:val="30"/>
            <w:szCs w:val="30"/>
          </w:rPr>
          <w:delText>讀</w:delText>
        </w:r>
      </w:del>
      <w:ins w:id="128" w:author="Guangyu Zhu" w:date="2025-12-30T17:26:00Z" w16du:dateUtc="2025-12-30T09:26:00Z">
        <w:r w:rsidR="00812742">
          <w:rPr>
            <w:rFonts w:ascii="宋体" w:eastAsia="宋体" w:hAnsi="宋体" w:hint="eastAsia"/>
            <w:sz w:val="30"/>
            <w:szCs w:val="30"/>
          </w:rPr>
          <w:t>䜋</w:t>
        </w:r>
      </w:ins>
      <w:r w:rsidRPr="004E73B7">
        <w:rPr>
          <w:rFonts w:ascii="宋体" w:eastAsia="宋体" w:hAnsi="宋体" w:hint="eastAsia"/>
          <w:sz w:val="30"/>
          <w:szCs w:val="30"/>
        </w:rPr>
        <w:t>（委）由（揂），求聖人以</w:t>
      </w:r>
      <w:ins w:id="129" w:author="Guangyu Zhu" w:date="2025-12-30T17:27:00Z" w16du:dateUtc="2025-12-30T09:27:00Z">
        <w:r w:rsidR="00812742" w:rsidRPr="00812742">
          <w:rPr>
            <w:rFonts w:ascii="宋体" w:eastAsia="宋体" w:hAnsi="宋体" w:hint="eastAsia"/>
            <w:sz w:val="30"/>
            <w:szCs w:val="30"/>
          </w:rPr>
          <w:t>⿰糸⿱屮畕</w:t>
        </w:r>
      </w:ins>
      <w:del w:id="130" w:author="Guangyu Zhu" w:date="2025-12-30T17:27:00Z" w16du:dateUtc="2025-12-30T09:27:00Z">
        <w:r w:rsidRPr="004E73B7" w:rsidDel="00812742">
          <w:rPr>
            <w:rFonts w:ascii="宋体" w:eastAsia="宋体" w:hAnsi="宋体" w:hint="eastAsia"/>
            <w:sz w:val="30"/>
            <w:szCs w:val="30"/>
          </w:rPr>
          <w:delText>絀</w:delText>
        </w:r>
      </w:del>
      <w:r w:rsidRPr="004E73B7">
        <w:rPr>
          <w:rFonts w:ascii="宋体" w:eastAsia="宋体" w:hAnsi="宋体" w:hint="eastAsia"/>
          <w:sz w:val="30"/>
          <w:szCs w:val="30"/>
        </w:rPr>
        <w:t>（申</w:t>
      </w:r>
      <w:ins w:id="131" w:author="Guangyu Zhu" w:date="2025-12-30T17:27:00Z" w16du:dateUtc="2025-12-30T09:27:00Z">
        <w:r w:rsidR="00812742">
          <w:rPr>
            <w:rFonts w:ascii="宋体" w:eastAsia="宋体" w:hAnsi="宋体" w:hint="eastAsia"/>
            <w:sz w:val="30"/>
            <w:szCs w:val="30"/>
          </w:rPr>
          <w:t>）</w:t>
        </w:r>
      </w:ins>
      <w:r w:rsidRPr="004E73B7">
        <w:rPr>
          <w:rFonts w:ascii="宋体" w:eastAsia="宋体" w:hAnsi="宋体" w:hint="eastAsia"/>
          <w:sz w:val="30"/>
          <w:szCs w:val="30"/>
        </w:rPr>
        <w:t>尔（爾）</w:t>
      </w:r>
      <w:ins w:id="132" w:author="Guangyu Zhu" w:date="2025-12-30T17:07:00Z" w16du:dateUtc="2025-12-30T09:07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E73B7">
        <w:rPr>
          <w:rFonts w:ascii="宋体" w:eastAsia="宋体" w:hAnsi="宋体" w:hint="eastAsia"/>
          <w:sz w:val="30"/>
          <w:szCs w:val="30"/>
        </w:rPr>
        <w:t>（謀）猷。”</w:t>
      </w:r>
    </w:p>
    <w:p w14:paraId="798D5C2C" w14:textId="14441305" w:rsidR="004E73B7" w:rsidRPr="00F61331" w:rsidRDefault="004E73B7" w:rsidP="00F61331">
      <w:pPr>
        <w:rPr>
          <w:rFonts w:ascii="宋体" w:eastAsia="宋体" w:hAnsi="宋体" w:hint="eastAsia"/>
          <w:sz w:val="30"/>
          <w:szCs w:val="30"/>
        </w:rPr>
      </w:pPr>
      <w:r w:rsidRPr="004E73B7">
        <w:rPr>
          <w:rFonts w:ascii="宋体" w:eastAsia="宋体" w:hAnsi="宋体" w:hint="eastAsia"/>
          <w:sz w:val="30"/>
          <w:szCs w:val="30"/>
        </w:rPr>
        <w:t>《芮良夫》：“</w:t>
      </w:r>
      <w:ins w:id="133" w:author="Guangyu Zhu" w:date="2025-12-30T17:28:00Z" w16du:dateUtc="2025-12-30T09:28:00Z">
        <w:r w:rsidR="00812742" w:rsidRPr="00812742">
          <w:rPr>
            <w:rFonts w:ascii="宋体" w:eastAsia="宋体" w:hAnsi="宋体" w:hint="eastAsia"/>
            <w:sz w:val="30"/>
            <w:szCs w:val="30"/>
          </w:rPr>
          <w:t>⿱宀⿺元戈</w:t>
        </w:r>
      </w:ins>
      <w:del w:id="134" w:author="Guangyu Zhu" w:date="2025-12-30T17:28:00Z" w16du:dateUtc="2025-12-30T09:28:00Z">
        <w:r w:rsidRPr="004E73B7" w:rsidDel="00812742">
          <w:rPr>
            <w:rFonts w:ascii="宋体" w:eastAsia="宋体" w:hAnsi="宋体" w:hint="eastAsia"/>
            <w:sz w:val="30"/>
            <w:szCs w:val="30"/>
          </w:rPr>
          <w:delText>寇</w:delText>
        </w:r>
      </w:del>
      <w:r w:rsidRPr="004E73B7">
        <w:rPr>
          <w:rFonts w:ascii="宋体" w:eastAsia="宋体" w:hAnsi="宋体" w:hint="eastAsia"/>
          <w:sz w:val="30"/>
          <w:szCs w:val="30"/>
        </w:rPr>
        <w:t>（寇）戎方晉，</w:t>
      </w:r>
      <w:ins w:id="135" w:author="Guangyu Zhu" w:date="2025-12-30T17:07:00Z" w16du:dateUtc="2025-12-30T09:07:00Z">
        <w:r w:rsidR="00B46B0A" w:rsidRPr="00B46B0A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E73B7">
        <w:rPr>
          <w:rFonts w:ascii="宋体" w:eastAsia="宋体" w:hAnsi="宋体" w:hint="eastAsia"/>
          <w:sz w:val="30"/>
          <w:szCs w:val="30"/>
        </w:rPr>
        <w:t>（謀）猷隹（惟）戒。”</w:t>
      </w:r>
    </w:p>
    <w:sectPr w:rsidR="004E73B7" w:rsidRPr="00F613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525D5" w14:textId="77777777" w:rsidR="00F800E4" w:rsidRDefault="00F800E4" w:rsidP="004E73B7">
      <w:pPr>
        <w:rPr>
          <w:rFonts w:hint="eastAsia"/>
        </w:rPr>
      </w:pPr>
      <w:r>
        <w:separator/>
      </w:r>
    </w:p>
  </w:endnote>
  <w:endnote w:type="continuationSeparator" w:id="0">
    <w:p w14:paraId="0BA4B824" w14:textId="77777777" w:rsidR="00F800E4" w:rsidRDefault="00F800E4" w:rsidP="004E73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82370" w14:textId="77777777" w:rsidR="00F800E4" w:rsidRDefault="00F800E4" w:rsidP="004E73B7">
      <w:pPr>
        <w:rPr>
          <w:rFonts w:hint="eastAsia"/>
        </w:rPr>
      </w:pPr>
      <w:r>
        <w:separator/>
      </w:r>
    </w:p>
  </w:footnote>
  <w:footnote w:type="continuationSeparator" w:id="0">
    <w:p w14:paraId="3DAFA73B" w14:textId="77777777" w:rsidR="00F800E4" w:rsidRDefault="00F800E4" w:rsidP="004E73B7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AA"/>
    <w:rsid w:val="00015876"/>
    <w:rsid w:val="000A0F56"/>
    <w:rsid w:val="001A12AA"/>
    <w:rsid w:val="00257751"/>
    <w:rsid w:val="0029098B"/>
    <w:rsid w:val="004E73B7"/>
    <w:rsid w:val="00572FC9"/>
    <w:rsid w:val="00812742"/>
    <w:rsid w:val="00906EC8"/>
    <w:rsid w:val="009513E2"/>
    <w:rsid w:val="00B46B0A"/>
    <w:rsid w:val="00E52FEE"/>
    <w:rsid w:val="00F61331"/>
    <w:rsid w:val="00F8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E1318"/>
  <w15:chartTrackingRefBased/>
  <w15:docId w15:val="{6150E184-0463-490F-BF9C-A421DD41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12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2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2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2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2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2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2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2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12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1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1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12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12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12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12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12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12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12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1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2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12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12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12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12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12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1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12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12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73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73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73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73B7"/>
    <w:rPr>
      <w:sz w:val="18"/>
      <w:szCs w:val="18"/>
    </w:rPr>
  </w:style>
  <w:style w:type="paragraph" w:styleId="af2">
    <w:name w:val="Revision"/>
    <w:hidden/>
    <w:uiPriority w:val="99"/>
    <w:semiHidden/>
    <w:rsid w:val="000A0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9</cp:revision>
  <dcterms:created xsi:type="dcterms:W3CDTF">2025-12-29T15:24:00Z</dcterms:created>
  <dcterms:modified xsi:type="dcterms:W3CDTF">2025-12-30T09:28:00Z</dcterms:modified>
</cp:coreProperties>
</file>