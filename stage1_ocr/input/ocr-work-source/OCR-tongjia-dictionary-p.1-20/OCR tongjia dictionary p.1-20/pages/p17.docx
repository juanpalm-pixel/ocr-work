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DD4B" w14:textId="77777777" w:rsidR="000031FE" w:rsidRDefault="007B250E" w:rsidP="007B250E">
      <w:pPr>
        <w:rPr>
          <w:ins w:id="0" w:author="Guangyu Zhu" w:date="2026-01-01T11:16:00Z" w16du:dateUtc="2026-01-01T03:16:00Z"/>
          <w:rFonts w:ascii="宋体" w:eastAsia="宋体" w:hAnsi="宋体"/>
          <w:b/>
          <w:bCs/>
          <w:sz w:val="30"/>
          <w:szCs w:val="30"/>
        </w:rPr>
      </w:pPr>
      <w:r w:rsidRPr="000031FE">
        <w:rPr>
          <w:rFonts w:ascii="宋体" w:eastAsia="宋体" w:hAnsi="宋体" w:hint="eastAsia"/>
          <w:b/>
          <w:bCs/>
          <w:sz w:val="30"/>
          <w:szCs w:val="30"/>
          <w:rPrChange w:id="1" w:author="Guangyu Zhu" w:date="2026-01-01T11:16:00Z" w16du:dateUtc="2026-01-01T03:16:00Z">
            <w:rPr>
              <w:rFonts w:ascii="宋体" w:eastAsia="宋体" w:hAnsi="宋体" w:hint="eastAsia"/>
              <w:sz w:val="30"/>
              <w:szCs w:val="30"/>
            </w:rPr>
          </w:rPrChange>
        </w:rPr>
        <w:t>婦字聲系</w:t>
      </w:r>
    </w:p>
    <w:p w14:paraId="0ACA6FF0" w14:textId="05180C55" w:rsidR="007B250E" w:rsidRPr="000031FE" w:rsidRDefault="007B250E" w:rsidP="007B250E">
      <w:pPr>
        <w:rPr>
          <w:rFonts w:ascii="宋体" w:eastAsia="宋体" w:hAnsi="宋体" w:hint="eastAsia"/>
          <w:b/>
          <w:bCs/>
          <w:sz w:val="30"/>
          <w:szCs w:val="30"/>
          <w:rPrChange w:id="2" w:author="Guangyu Zhu" w:date="2026-01-01T11:16:00Z" w16du:dateUtc="2026-01-01T03:1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0031FE">
        <w:rPr>
          <w:rFonts w:ascii="宋体" w:eastAsia="宋体" w:hAnsi="宋体" w:hint="eastAsia"/>
          <w:b/>
          <w:bCs/>
          <w:sz w:val="30"/>
          <w:szCs w:val="30"/>
          <w:rPrChange w:id="3" w:author="Guangyu Zhu" w:date="2026-01-01T11:16:00Z" w16du:dateUtc="2026-01-01T03:16:00Z">
            <w:rPr>
              <w:rFonts w:ascii="宋体" w:eastAsia="宋体" w:hAnsi="宋体" w:hint="eastAsia"/>
              <w:sz w:val="30"/>
              <w:szCs w:val="30"/>
            </w:rPr>
          </w:rPrChange>
        </w:rPr>
        <w:t>婦與否</w:t>
      </w:r>
    </w:p>
    <w:p w14:paraId="1334F5F3" w14:textId="77777777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《帛易·否》：“婦（否）之非（匪）人，不利君子貞，大往小來。”</w:t>
      </w:r>
    </w:p>
    <w:p w14:paraId="652A28D5" w14:textId="77777777" w:rsidR="000031FE" w:rsidRDefault="007B250E" w:rsidP="007B250E">
      <w:pPr>
        <w:rPr>
          <w:ins w:id="4" w:author="Guangyu Zhu" w:date="2026-01-01T11:16:00Z" w16du:dateUtc="2026-01-01T03:16:00Z"/>
          <w:rFonts w:ascii="宋体" w:eastAsia="宋体" w:hAnsi="宋体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《帛易·否》：“九五，休婦（否），大人吉。其亡其亡，擊（繫）于枹（苞）桑。”</w:t>
      </w:r>
    </w:p>
    <w:p w14:paraId="71CC21BF" w14:textId="4CC964BB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《帛易·否》：“尚（上）九，頃（傾）婦（否），先不（否）後喜。”</w:t>
      </w:r>
    </w:p>
    <w:p w14:paraId="3F379E9D" w14:textId="77777777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《易之義》：“婦（否）者，</w:t>
      </w:r>
      <w:r w:rsidRPr="000031FE">
        <w:rPr>
          <w:rFonts w:ascii="宋体" w:eastAsia="宋体" w:hAnsi="宋体" w:hint="eastAsia"/>
          <w:sz w:val="30"/>
          <w:szCs w:val="30"/>
          <w:bdr w:val="single" w:sz="4" w:space="0" w:color="auto"/>
          <w:rPrChange w:id="5" w:author="Guangyu Zhu" w:date="2026-01-01T11:17:00Z" w16du:dateUtc="2026-01-01T03:17:00Z">
            <w:rPr>
              <w:rFonts w:ascii="宋体" w:eastAsia="宋体" w:hAnsi="宋体" w:hint="eastAsia"/>
              <w:sz w:val="30"/>
              <w:szCs w:val="30"/>
            </w:rPr>
          </w:rPrChange>
        </w:rPr>
        <w:t>陰</w:t>
      </w:r>
      <w:r w:rsidRPr="007B250E">
        <w:rPr>
          <w:rFonts w:ascii="宋体" w:eastAsia="宋体" w:hAnsi="宋体" w:hint="eastAsia"/>
          <w:sz w:val="30"/>
          <w:szCs w:val="30"/>
        </w:rPr>
        <w:t>陽姦矣，下多陰而紑閉也。”</w:t>
      </w:r>
    </w:p>
    <w:p w14:paraId="375A033E" w14:textId="77777777" w:rsidR="000031FE" w:rsidRPr="000031FE" w:rsidRDefault="007B250E" w:rsidP="007B250E">
      <w:pPr>
        <w:rPr>
          <w:ins w:id="6" w:author="Guangyu Zhu" w:date="2026-01-01T11:17:00Z" w16du:dateUtc="2026-01-01T03:17:00Z"/>
          <w:rFonts w:ascii="宋体" w:eastAsia="宋体" w:hAnsi="宋体"/>
          <w:b/>
          <w:bCs/>
          <w:sz w:val="30"/>
          <w:szCs w:val="30"/>
          <w:rPrChange w:id="7" w:author="Guangyu Zhu" w:date="2026-01-01T11:17:00Z" w16du:dateUtc="2026-01-01T03:17:00Z">
            <w:rPr>
              <w:ins w:id="8" w:author="Guangyu Zhu" w:date="2026-01-01T11:17:00Z" w16du:dateUtc="2026-01-01T03:17:00Z"/>
              <w:rFonts w:ascii="宋体" w:eastAsia="宋体" w:hAnsi="宋体"/>
              <w:sz w:val="30"/>
              <w:szCs w:val="30"/>
            </w:rPr>
          </w:rPrChange>
        </w:rPr>
      </w:pPr>
      <w:r w:rsidRPr="000031FE">
        <w:rPr>
          <w:rFonts w:ascii="宋体" w:eastAsia="宋体" w:hAnsi="宋体" w:hint="eastAsia"/>
          <w:b/>
          <w:bCs/>
          <w:sz w:val="30"/>
          <w:szCs w:val="30"/>
          <w:rPrChange w:id="9" w:author="Guangyu Zhu" w:date="2026-01-01T11:17:00Z" w16du:dateUtc="2026-01-01T03:17:00Z">
            <w:rPr>
              <w:rFonts w:ascii="宋体" w:eastAsia="宋体" w:hAnsi="宋体" w:hint="eastAsia"/>
              <w:sz w:val="30"/>
              <w:szCs w:val="30"/>
            </w:rPr>
          </w:rPrChange>
        </w:rPr>
        <w:t>負字聲系</w:t>
      </w:r>
    </w:p>
    <w:p w14:paraId="53CCBB2F" w14:textId="61CE031B" w:rsidR="007B250E" w:rsidRPr="000031FE" w:rsidRDefault="007B250E" w:rsidP="007B250E">
      <w:pPr>
        <w:rPr>
          <w:rFonts w:ascii="宋体" w:eastAsia="宋体" w:hAnsi="宋体" w:hint="eastAsia"/>
          <w:b/>
          <w:bCs/>
          <w:sz w:val="30"/>
          <w:szCs w:val="30"/>
          <w:rPrChange w:id="10" w:author="Guangyu Zhu" w:date="2026-01-01T11:17:00Z" w16du:dateUtc="2026-01-01T03:1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0031FE">
        <w:rPr>
          <w:rFonts w:ascii="宋体" w:eastAsia="宋体" w:hAnsi="宋体" w:hint="eastAsia"/>
          <w:b/>
          <w:bCs/>
          <w:sz w:val="30"/>
          <w:szCs w:val="30"/>
          <w:rPrChange w:id="11" w:author="Guangyu Zhu" w:date="2026-01-01T11:17:00Z" w16du:dateUtc="2026-01-01T03:17:00Z">
            <w:rPr>
              <w:rFonts w:ascii="宋体" w:eastAsia="宋体" w:hAnsi="宋体" w:hint="eastAsia"/>
              <w:sz w:val="30"/>
              <w:szCs w:val="30"/>
            </w:rPr>
          </w:rPrChange>
        </w:rPr>
        <w:t>負與倍</w:t>
      </w:r>
    </w:p>
    <w:p w14:paraId="7035E538" w14:textId="77777777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《帛甲老子·道經》：“絕聲（聖）棄知（智），民利百負（倍）。”</w:t>
      </w:r>
    </w:p>
    <w:p w14:paraId="5EA78BCE" w14:textId="77777777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《地形二》：“三軍出陳（敶），不問朝夕，右負（倍）丘陵，左前水澤。”</w:t>
      </w:r>
    </w:p>
    <w:p w14:paraId="5CAB3E6B" w14:textId="77777777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《客主》：“客負（倍）主人半，然可啻（敵）也。”</w:t>
      </w:r>
    </w:p>
    <w:p w14:paraId="30866DE2" w14:textId="77777777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《客主》：“不能分人之兵，不能案（按）人之兵，則數負（倍）而不足。”</w:t>
      </w:r>
    </w:p>
    <w:p w14:paraId="50CAE9AA" w14:textId="77777777" w:rsidR="000031FE" w:rsidRDefault="007B250E" w:rsidP="007B250E">
      <w:pPr>
        <w:rPr>
          <w:ins w:id="12" w:author="Guangyu Zhu" w:date="2026-01-01T11:18:00Z" w16du:dateUtc="2026-01-01T03:18:00Z"/>
          <w:rFonts w:ascii="宋体" w:eastAsia="宋体" w:hAnsi="宋体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《十問》：“交和而舍，我人兵則眾，車騎則少，適（敵）人什（十）負（倍）。”</w:t>
      </w:r>
    </w:p>
    <w:p w14:paraId="303236DE" w14:textId="0BF4FE42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《十問》：“交和而舍，我車騎則眾，人兵則少，適（敵）人什（十）負（倍）。”按，整理者“倍”誤爲“信”，下二例同。</w:t>
      </w:r>
    </w:p>
    <w:p w14:paraId="116FAC3B" w14:textId="7C8A3551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《十</w:t>
      </w:r>
      <w:del w:id="13" w:author="Guangyu Zhu" w:date="2026-01-01T11:18:00Z" w16du:dateUtc="2026-01-01T03:18:00Z">
        <w:r w:rsidRPr="007B250E" w:rsidDel="000031FE">
          <w:rPr>
            <w:rFonts w:ascii="宋体" w:eastAsia="宋体" w:hAnsi="宋体" w:hint="eastAsia"/>
            <w:sz w:val="30"/>
            <w:szCs w:val="30"/>
          </w:rPr>
          <w:delText>周</w:delText>
        </w:r>
      </w:del>
      <w:ins w:id="14" w:author="Guangyu Zhu" w:date="2026-01-01T11:18:00Z" w16du:dateUtc="2026-01-01T03:18:00Z">
        <w:r w:rsidR="000031FE">
          <w:rPr>
            <w:rFonts w:ascii="宋体" w:eastAsia="宋体" w:hAnsi="宋体" w:hint="eastAsia"/>
            <w:sz w:val="30"/>
            <w:szCs w:val="30"/>
          </w:rPr>
          <w:t>問</w:t>
        </w:r>
      </w:ins>
      <w:r w:rsidRPr="007B250E">
        <w:rPr>
          <w:rFonts w:ascii="宋体" w:eastAsia="宋体" w:hAnsi="宋体" w:hint="eastAsia"/>
          <w:sz w:val="30"/>
          <w:szCs w:val="30"/>
        </w:rPr>
        <w:t>》：“適（敵）唯（雖）什（十）負（倍），便我車騎，三軍可</w:t>
      </w:r>
      <w:ins w:id="15" w:author="Guangyu Zhu" w:date="2026-01-01T11:19:00Z" w16du:dateUtc="2026-01-01T03:19:00Z">
        <w:r w:rsidR="000031FE" w:rsidRPr="000031FE">
          <w:rPr>
            <w:rFonts w:ascii="SimSun-ExtB" w:eastAsia="SimSun-ExtB" w:hAnsi="SimSun-ExtB" w:cs="SimSun-ExtB" w:hint="eastAsia"/>
            <w:sz w:val="30"/>
            <w:szCs w:val="30"/>
          </w:rPr>
          <w:t>𣪠</w:t>
        </w:r>
      </w:ins>
      <w:del w:id="16" w:author="Guangyu Zhu" w:date="2026-01-01T11:19:00Z" w16du:dateUtc="2026-01-01T03:19:00Z">
        <w:r w:rsidRPr="007B250E" w:rsidDel="000031FE">
          <w:rPr>
            <w:rFonts w:ascii="宋体" w:eastAsia="宋体" w:hAnsi="宋体" w:hint="eastAsia"/>
            <w:sz w:val="30"/>
            <w:szCs w:val="30"/>
          </w:rPr>
          <w:delText>毄</w:delText>
        </w:r>
      </w:del>
      <w:r w:rsidRPr="007B250E">
        <w:rPr>
          <w:rFonts w:ascii="宋体" w:eastAsia="宋体" w:hAnsi="宋体" w:hint="eastAsia"/>
          <w:sz w:val="30"/>
          <w:szCs w:val="30"/>
        </w:rPr>
        <w:t>（擊）。”</w:t>
      </w:r>
    </w:p>
    <w:p w14:paraId="042F1526" w14:textId="21C2E552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《十</w:t>
      </w:r>
      <w:del w:id="17" w:author="Guangyu Zhu" w:date="2026-01-01T11:18:00Z" w16du:dateUtc="2026-01-01T03:18:00Z">
        <w:r w:rsidRPr="007B250E" w:rsidDel="000031FE">
          <w:rPr>
            <w:rFonts w:ascii="宋体" w:eastAsia="宋体" w:hAnsi="宋体" w:hint="eastAsia"/>
            <w:sz w:val="30"/>
            <w:szCs w:val="30"/>
          </w:rPr>
          <w:delText>周</w:delText>
        </w:r>
      </w:del>
      <w:ins w:id="18" w:author="Guangyu Zhu" w:date="2026-01-01T11:18:00Z" w16du:dateUtc="2026-01-01T03:18:00Z">
        <w:r w:rsidR="000031FE">
          <w:rPr>
            <w:rFonts w:ascii="宋体" w:eastAsia="宋体" w:hAnsi="宋体" w:hint="eastAsia"/>
            <w:sz w:val="30"/>
            <w:szCs w:val="30"/>
          </w:rPr>
          <w:t>問</w:t>
        </w:r>
      </w:ins>
      <w:r w:rsidRPr="007B250E">
        <w:rPr>
          <w:rFonts w:ascii="宋体" w:eastAsia="宋体" w:hAnsi="宋体" w:hint="eastAsia"/>
          <w:sz w:val="30"/>
          <w:szCs w:val="30"/>
        </w:rPr>
        <w:t>》：“交和而舍，粱（糧）食不屬，人兵不足俧（恃），絕</w:t>
      </w:r>
      <w:r w:rsidRPr="007B250E">
        <w:rPr>
          <w:rFonts w:ascii="宋体" w:eastAsia="宋体" w:hAnsi="宋体" w:hint="eastAsia"/>
          <w:sz w:val="30"/>
          <w:szCs w:val="30"/>
        </w:rPr>
        <w:lastRenderedPageBreak/>
        <w:t>根而攻，適（敵）人什（十）負（倍）。”</w:t>
      </w:r>
    </w:p>
    <w:p w14:paraId="1D4B11BF" w14:textId="77777777" w:rsidR="007B250E" w:rsidRPr="000031FE" w:rsidRDefault="007B250E" w:rsidP="007B250E">
      <w:pPr>
        <w:rPr>
          <w:rFonts w:ascii="宋体" w:eastAsia="宋体" w:hAnsi="宋体" w:hint="eastAsia"/>
          <w:b/>
          <w:bCs/>
          <w:sz w:val="30"/>
          <w:szCs w:val="30"/>
          <w:rPrChange w:id="19" w:author="Guangyu Zhu" w:date="2026-01-01T11:20:00Z" w16du:dateUtc="2026-01-01T03:2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0031FE">
        <w:rPr>
          <w:rFonts w:ascii="宋体" w:eastAsia="宋体" w:hAnsi="宋体" w:hint="eastAsia"/>
          <w:b/>
          <w:bCs/>
          <w:sz w:val="30"/>
          <w:szCs w:val="30"/>
          <w:rPrChange w:id="20" w:author="Guangyu Zhu" w:date="2026-01-01T11:20:00Z" w16du:dateUtc="2026-01-01T03:20:00Z">
            <w:rPr>
              <w:rFonts w:ascii="宋体" w:eastAsia="宋体" w:hAnsi="宋体" w:hint="eastAsia"/>
              <w:sz w:val="30"/>
              <w:szCs w:val="30"/>
            </w:rPr>
          </w:rPrChange>
        </w:rPr>
        <w:t>負與務</w:t>
      </w:r>
    </w:p>
    <w:p w14:paraId="63F4960A" w14:textId="77777777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《春秋四》：“其宰</w:t>
      </w:r>
      <w:r w:rsidRPr="000031FE">
        <w:rPr>
          <w:rFonts w:ascii="宋体" w:eastAsia="宋体" w:hAnsi="宋体" w:hint="eastAsia"/>
          <w:sz w:val="30"/>
          <w:szCs w:val="30"/>
          <w:bdr w:val="single" w:sz="4" w:space="0" w:color="auto"/>
          <w:rPrChange w:id="21" w:author="Guangyu Zhu" w:date="2026-01-01T11:20:00Z" w16du:dateUtc="2026-01-01T03:20:00Z">
            <w:rPr>
              <w:rFonts w:ascii="宋体" w:eastAsia="宋体" w:hAnsi="宋体" w:hint="eastAsia"/>
              <w:sz w:val="30"/>
              <w:szCs w:val="30"/>
            </w:rPr>
          </w:rPrChange>
        </w:rPr>
        <w:t>公</w:t>
      </w:r>
      <w:r w:rsidRPr="007B250E">
        <w:rPr>
          <w:rFonts w:ascii="宋体" w:eastAsia="宋体" w:hAnsi="宋体" w:hint="eastAsia"/>
          <w:sz w:val="30"/>
          <w:szCs w:val="30"/>
        </w:rPr>
        <w:t>襄負人曰。”按，《左傳·文公十八年》“負”作“務”。</w:t>
      </w:r>
    </w:p>
    <w:p w14:paraId="392CECAD" w14:textId="672EB76A" w:rsidR="007B250E" w:rsidRPr="000031FE" w:rsidRDefault="000031FE" w:rsidP="007B250E">
      <w:pPr>
        <w:rPr>
          <w:rFonts w:ascii="宋体" w:eastAsia="宋体" w:hAnsi="宋体" w:hint="eastAsia"/>
          <w:b/>
          <w:bCs/>
          <w:sz w:val="30"/>
          <w:szCs w:val="30"/>
          <w:rPrChange w:id="22" w:author="Guangyu Zhu" w:date="2026-01-01T11:21:00Z" w16du:dateUtc="2026-01-01T03:2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23" w:author="Guangyu Zhu" w:date="2026-01-01T11:20:00Z" w16du:dateUtc="2026-01-01T03:20:00Z">
        <w:r w:rsidRPr="000031FE">
          <w:rPr>
            <w:rFonts w:ascii="宋体" w:eastAsia="宋体" w:hAnsi="宋体" w:hint="eastAsia"/>
            <w:b/>
            <w:bCs/>
            <w:sz w:val="30"/>
            <w:szCs w:val="30"/>
            <w:rPrChange w:id="24" w:author="Guangyu Zhu" w:date="2026-01-01T11:21:00Z" w16du:dateUtc="2026-01-01T03:2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⿰耒負</w:t>
        </w:r>
      </w:ins>
      <w:del w:id="25" w:author="Guangyu Zhu" w:date="2026-01-01T11:20:00Z" w16du:dateUtc="2026-01-01T03:20:00Z">
        <w:r w:rsidR="007B250E" w:rsidRPr="000031FE" w:rsidDel="000031FE">
          <w:rPr>
            <w:rFonts w:ascii="宋体" w:eastAsia="宋体" w:hAnsi="宋体" w:hint="eastAsia"/>
            <w:b/>
            <w:bCs/>
            <w:sz w:val="30"/>
            <w:szCs w:val="30"/>
            <w:rPrChange w:id="26" w:author="Guangyu Zhu" w:date="2026-01-01T11:21:00Z" w16du:dateUtc="2026-01-01T03:2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賴</w:delText>
        </w:r>
      </w:del>
      <w:r w:rsidR="007B250E" w:rsidRPr="000031FE">
        <w:rPr>
          <w:rFonts w:ascii="宋体" w:eastAsia="宋体" w:hAnsi="宋体" w:hint="eastAsia"/>
          <w:b/>
          <w:bCs/>
          <w:sz w:val="30"/>
          <w:szCs w:val="30"/>
          <w:rPrChange w:id="27" w:author="Guangyu Zhu" w:date="2026-01-01T11:21:00Z" w16du:dateUtc="2026-01-01T03:21:00Z">
            <w:rPr>
              <w:rFonts w:ascii="宋体" w:eastAsia="宋体" w:hAnsi="宋体" w:hint="eastAsia"/>
              <w:sz w:val="30"/>
              <w:szCs w:val="30"/>
            </w:rPr>
          </w:rPrChange>
        </w:rPr>
        <w:t>與</w:t>
      </w:r>
      <w:ins w:id="28" w:author="Guangyu Zhu" w:date="2026-01-01T11:21:00Z" w16du:dateUtc="2026-01-01T03:21:00Z">
        <w:r w:rsidRPr="000031FE">
          <w:rPr>
            <w:rFonts w:ascii="宋体" w:eastAsia="宋体" w:hAnsi="宋体" w:hint="eastAsia"/>
            <w:b/>
            <w:bCs/>
            <w:sz w:val="30"/>
            <w:szCs w:val="30"/>
            <w:rPrChange w:id="29" w:author="Guangyu Zhu" w:date="2026-01-01T11:21:00Z" w16du:dateUtc="2026-01-01T03:2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䎧</w:t>
        </w:r>
      </w:ins>
    </w:p>
    <w:p w14:paraId="6222BABF" w14:textId="47FEBD43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《北蒼·耕》：“踝企</w:t>
      </w:r>
      <w:ins w:id="30" w:author="Guangyu Zhu" w:date="2026-01-01T11:21:00Z" w16du:dateUtc="2026-01-01T03:21:00Z">
        <w:r w:rsidR="000031FE" w:rsidRPr="000031FE">
          <w:rPr>
            <w:rFonts w:ascii="SimSun-ExtB" w:eastAsia="SimSun-ExtB" w:hAnsi="SimSun-ExtB" w:cs="SimSun-ExtB" w:hint="eastAsia"/>
            <w:sz w:val="30"/>
            <w:szCs w:val="30"/>
          </w:rPr>
          <w:t>𤸱</w:t>
        </w:r>
      </w:ins>
      <w:r w:rsidRPr="007B250E">
        <w:rPr>
          <w:rFonts w:ascii="宋体" w:eastAsia="宋体" w:hAnsi="宋体" w:hint="eastAsia"/>
          <w:sz w:val="30"/>
          <w:szCs w:val="30"/>
        </w:rPr>
        <w:t>（掩）散，</w:t>
      </w:r>
      <w:ins w:id="31" w:author="Guangyu Zhu" w:date="2026-01-01T11:20:00Z" w16du:dateUtc="2026-01-01T03:20:00Z">
        <w:r w:rsidR="000031FE" w:rsidRPr="000031FE">
          <w:rPr>
            <w:rFonts w:ascii="宋体" w:eastAsia="宋体" w:hAnsi="宋体" w:hint="eastAsia"/>
            <w:sz w:val="30"/>
            <w:szCs w:val="30"/>
          </w:rPr>
          <w:t>⿰耒負</w:t>
        </w:r>
      </w:ins>
      <w:del w:id="32" w:author="Guangyu Zhu" w:date="2026-01-01T11:20:00Z" w16du:dateUtc="2026-01-01T03:20:00Z">
        <w:r w:rsidRPr="007B250E" w:rsidDel="000031FE">
          <w:rPr>
            <w:rFonts w:ascii="宋体" w:eastAsia="宋体" w:hAnsi="宋体" w:hint="eastAsia"/>
            <w:sz w:val="30"/>
            <w:szCs w:val="30"/>
          </w:rPr>
          <w:delText>賴</w:delText>
        </w:r>
      </w:del>
      <w:r w:rsidRPr="007B250E">
        <w:rPr>
          <w:rFonts w:ascii="宋体" w:eastAsia="宋体" w:hAnsi="宋体" w:hint="eastAsia"/>
          <w:sz w:val="30"/>
          <w:szCs w:val="30"/>
        </w:rPr>
        <w:t>（</w:t>
      </w:r>
      <w:ins w:id="33" w:author="Guangyu Zhu" w:date="2026-01-01T11:21:00Z" w16du:dateUtc="2026-01-01T03:21:00Z">
        <w:r w:rsidR="000031FE" w:rsidRPr="000031FE">
          <w:rPr>
            <w:rFonts w:ascii="宋体" w:eastAsia="宋体" w:hAnsi="宋体" w:hint="eastAsia"/>
            <w:sz w:val="30"/>
            <w:szCs w:val="30"/>
          </w:rPr>
          <w:t>䎧</w:t>
        </w:r>
      </w:ins>
      <w:r w:rsidRPr="007B250E">
        <w:rPr>
          <w:rFonts w:ascii="宋体" w:eastAsia="宋体" w:hAnsi="宋体" w:hint="eastAsia"/>
          <w:sz w:val="30"/>
          <w:szCs w:val="30"/>
        </w:rPr>
        <w:t>）</w:t>
      </w:r>
      <w:del w:id="34" w:author="Guangyu Zhu" w:date="2026-01-01T11:22:00Z" w16du:dateUtc="2026-01-01T03:22:00Z">
        <w:r w:rsidRPr="007B250E" w:rsidDel="000031FE">
          <w:rPr>
            <w:rFonts w:ascii="宋体" w:eastAsia="宋体" w:hAnsi="宋体" w:hint="eastAsia"/>
            <w:sz w:val="30"/>
            <w:szCs w:val="30"/>
          </w:rPr>
          <w:delText>抗</w:delText>
        </w:r>
      </w:del>
      <w:ins w:id="35" w:author="Guangyu Zhu" w:date="2026-01-01T11:22:00Z" w16du:dateUtc="2026-01-01T03:22:00Z">
        <w:r w:rsidR="000031FE">
          <w:rPr>
            <w:rFonts w:ascii="宋体" w:eastAsia="宋体" w:hAnsi="宋体" w:hint="eastAsia"/>
            <w:sz w:val="30"/>
            <w:szCs w:val="30"/>
          </w:rPr>
          <w:t>犺</w:t>
        </w:r>
      </w:ins>
      <w:r w:rsidRPr="007B250E">
        <w:rPr>
          <w:rFonts w:ascii="宋体" w:eastAsia="宋体" w:hAnsi="宋体" w:hint="eastAsia"/>
          <w:sz w:val="30"/>
          <w:szCs w:val="30"/>
        </w:rPr>
        <w:t>（伉）播耕。”</w:t>
      </w:r>
    </w:p>
    <w:p w14:paraId="694082A1" w14:textId="77777777" w:rsidR="000031FE" w:rsidRPr="000031FE" w:rsidRDefault="000031FE" w:rsidP="007B250E">
      <w:pPr>
        <w:rPr>
          <w:ins w:id="36" w:author="Guangyu Zhu" w:date="2026-01-01T11:23:00Z" w16du:dateUtc="2026-01-01T03:23:00Z"/>
          <w:rFonts w:ascii="宋体" w:eastAsia="宋体" w:hAnsi="宋体"/>
          <w:b/>
          <w:bCs/>
          <w:sz w:val="30"/>
          <w:szCs w:val="30"/>
          <w:rPrChange w:id="37" w:author="Guangyu Zhu" w:date="2026-01-01T11:23:00Z" w16du:dateUtc="2026-01-01T03:23:00Z">
            <w:rPr>
              <w:ins w:id="38" w:author="Guangyu Zhu" w:date="2026-01-01T11:23:00Z" w16du:dateUtc="2026-01-01T03:23:00Z"/>
              <w:rFonts w:ascii="宋体" w:eastAsia="宋体" w:hAnsi="宋体"/>
              <w:sz w:val="30"/>
              <w:szCs w:val="30"/>
            </w:rPr>
          </w:rPrChange>
        </w:rPr>
      </w:pPr>
      <w:ins w:id="39" w:author="Guangyu Zhu" w:date="2026-01-01T11:22:00Z" w16du:dateUtc="2026-01-01T03:22:00Z">
        <w:r w:rsidRPr="000031FE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40" w:author="Guangyu Zhu" w:date="2026-01-01T11:23:00Z" w16du:dateUtc="2026-01-01T03:23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𦣞</w:t>
        </w:r>
      </w:ins>
      <w:del w:id="41" w:author="Guangyu Zhu" w:date="2026-01-01T11:22:00Z" w16du:dateUtc="2026-01-01T03:22:00Z">
        <w:r w:rsidR="007B250E" w:rsidRPr="000031FE" w:rsidDel="000031FE">
          <w:rPr>
            <w:rFonts w:ascii="宋体" w:eastAsia="宋体" w:hAnsi="宋体" w:hint="eastAsia"/>
            <w:b/>
            <w:bCs/>
            <w:sz w:val="30"/>
            <w:szCs w:val="30"/>
            <w:rPrChange w:id="42" w:author="Guangyu Zhu" w:date="2026-01-01T11:23:00Z" w16du:dateUtc="2026-01-01T03:2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臣</w:delText>
        </w:r>
      </w:del>
      <w:r w:rsidR="007B250E" w:rsidRPr="000031FE">
        <w:rPr>
          <w:rFonts w:ascii="宋体" w:eastAsia="宋体" w:hAnsi="宋体" w:hint="eastAsia"/>
          <w:b/>
          <w:bCs/>
          <w:sz w:val="30"/>
          <w:szCs w:val="30"/>
          <w:rPrChange w:id="43" w:author="Guangyu Zhu" w:date="2026-01-01T11:23:00Z" w16du:dateUtc="2026-01-01T03:23:00Z">
            <w:rPr>
              <w:rFonts w:ascii="宋体" w:eastAsia="宋体" w:hAnsi="宋体" w:hint="eastAsia"/>
              <w:sz w:val="30"/>
              <w:szCs w:val="30"/>
            </w:rPr>
          </w:rPrChange>
        </w:rPr>
        <w:t>字聲系</w:t>
      </w:r>
    </w:p>
    <w:p w14:paraId="69630B39" w14:textId="446EC9CC" w:rsidR="007B250E" w:rsidRPr="000031FE" w:rsidRDefault="000031FE" w:rsidP="007B250E">
      <w:pPr>
        <w:rPr>
          <w:rFonts w:ascii="宋体" w:eastAsia="宋体" w:hAnsi="宋体" w:hint="eastAsia"/>
          <w:b/>
          <w:bCs/>
          <w:sz w:val="30"/>
          <w:szCs w:val="30"/>
          <w:rPrChange w:id="44" w:author="Guangyu Zhu" w:date="2026-01-01T11:23:00Z" w16du:dateUtc="2026-01-01T03:2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45" w:author="Guangyu Zhu" w:date="2026-01-01T11:22:00Z" w16du:dateUtc="2026-01-01T03:22:00Z">
        <w:r w:rsidRPr="000031FE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46" w:author="Guangyu Zhu" w:date="2026-01-01T11:23:00Z" w16du:dateUtc="2026-01-01T03:23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𦣞</w:t>
        </w:r>
      </w:ins>
      <w:del w:id="47" w:author="Guangyu Zhu" w:date="2026-01-01T11:22:00Z" w16du:dateUtc="2026-01-01T03:22:00Z">
        <w:r w:rsidR="007B250E" w:rsidRPr="000031FE" w:rsidDel="000031FE">
          <w:rPr>
            <w:rFonts w:ascii="宋体" w:eastAsia="宋体" w:hAnsi="宋体" w:hint="eastAsia"/>
            <w:b/>
            <w:bCs/>
            <w:sz w:val="30"/>
            <w:szCs w:val="30"/>
            <w:rPrChange w:id="48" w:author="Guangyu Zhu" w:date="2026-01-01T11:23:00Z" w16du:dateUtc="2026-01-01T03:2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臣</w:delText>
        </w:r>
      </w:del>
      <w:r w:rsidR="007B250E" w:rsidRPr="000031FE">
        <w:rPr>
          <w:rFonts w:ascii="宋体" w:eastAsia="宋体" w:hAnsi="宋体" w:hint="eastAsia"/>
          <w:b/>
          <w:bCs/>
          <w:sz w:val="30"/>
          <w:szCs w:val="30"/>
          <w:rPrChange w:id="49" w:author="Guangyu Zhu" w:date="2026-01-01T11:23:00Z" w16du:dateUtc="2026-01-01T03:23:00Z">
            <w:rPr>
              <w:rFonts w:ascii="宋体" w:eastAsia="宋体" w:hAnsi="宋体" w:hint="eastAsia"/>
              <w:sz w:val="30"/>
              <w:szCs w:val="30"/>
            </w:rPr>
          </w:rPrChange>
        </w:rPr>
        <w:t>與熙</w:t>
      </w:r>
    </w:p>
    <w:p w14:paraId="17B281BF" w14:textId="12EB3A0E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《緇衣》：“穆</w:t>
      </w:r>
      <w:del w:id="50" w:author="Guangyu Zhu" w:date="2026-01-01T11:23:00Z" w16du:dateUtc="2026-01-01T03:23:00Z">
        <w:r w:rsidRPr="000031FE" w:rsidDel="000031FE">
          <w:rPr>
            <w:rFonts w:ascii="宋体" w:eastAsia="宋体" w:hAnsi="宋体" w:hint="eastAsia"/>
            <w:sz w:val="30"/>
            <w:szCs w:val="30"/>
            <w:vertAlign w:val="subscript"/>
            <w:rPrChange w:id="51" w:author="Guangyu Zhu" w:date="2026-01-01T11:23:00Z" w16du:dateUtc="2026-01-01T03:2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。</w:delText>
        </w:r>
      </w:del>
      <w:bookmarkStart w:id="52" w:name="_Hlk218159349"/>
      <w:ins w:id="53" w:author="Guangyu Zhu" w:date="2026-01-01T11:23:00Z" w16du:dateUtc="2026-01-01T03:23:00Z">
        <w:r w:rsidR="000031FE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bookmarkEnd w:id="52"/>
      <w:r w:rsidRPr="007B250E">
        <w:rPr>
          <w:rFonts w:ascii="宋体" w:eastAsia="宋体" w:hAnsi="宋体" w:hint="eastAsia"/>
          <w:sz w:val="30"/>
          <w:szCs w:val="30"/>
        </w:rPr>
        <w:t>（穆穆）文王，於</w:t>
      </w:r>
      <w:bookmarkStart w:id="54" w:name="_Hlk218159325"/>
      <w:ins w:id="55" w:author="Guangyu Zhu" w:date="2026-01-01T11:24:00Z" w16du:dateUtc="2026-01-01T03:24:00Z">
        <w:r w:rsidR="000031FE" w:rsidRPr="000031FE">
          <w:rPr>
            <w:rFonts w:ascii="SimSun-ExtB" w:eastAsia="SimSun-ExtB" w:hAnsi="SimSun-ExtB" w:cs="SimSun-ExtB" w:hint="eastAsia"/>
            <w:sz w:val="30"/>
            <w:szCs w:val="30"/>
          </w:rPr>
          <w:t>𠦫</w:t>
        </w:r>
      </w:ins>
      <w:bookmarkEnd w:id="54"/>
      <w:del w:id="56" w:author="Guangyu Zhu" w:date="2026-01-01T11:24:00Z" w16du:dateUtc="2026-01-01T03:24:00Z">
        <w:r w:rsidRPr="007B250E" w:rsidDel="000031FE">
          <w:rPr>
            <w:rFonts w:ascii="宋体" w:eastAsia="宋体" w:hAnsi="宋体" w:hint="eastAsia"/>
            <w:sz w:val="30"/>
            <w:szCs w:val="30"/>
          </w:rPr>
          <w:delText>计</w:delText>
        </w:r>
      </w:del>
      <w:r w:rsidRPr="007B250E">
        <w:rPr>
          <w:rFonts w:ascii="宋体" w:eastAsia="宋体" w:hAnsi="宋体" w:hint="eastAsia"/>
          <w:sz w:val="30"/>
          <w:szCs w:val="30"/>
        </w:rPr>
        <w:t>（緝）</w:t>
      </w:r>
      <w:bookmarkStart w:id="57" w:name="_Hlk218159333"/>
      <w:ins w:id="58" w:author="Guangyu Zhu" w:date="2026-01-01T11:25:00Z" w16du:dateUtc="2026-01-01T03:25:00Z">
        <w:r w:rsidR="000031FE" w:rsidRPr="000031FE">
          <w:rPr>
            <w:rFonts w:ascii="宋体" w:eastAsia="宋体" w:hAnsi="宋体" w:hint="eastAsia"/>
            <w:sz w:val="30"/>
            <w:szCs w:val="30"/>
          </w:rPr>
          <w:t>⿺辶</w:t>
        </w:r>
        <w:r w:rsidR="000031FE" w:rsidRPr="000031FE">
          <w:rPr>
            <w:rFonts w:ascii="SimSun-ExtB" w:eastAsia="SimSun-ExtB" w:hAnsi="SimSun-ExtB" w:cs="SimSun-ExtB" w:hint="eastAsia"/>
            <w:sz w:val="30"/>
            <w:szCs w:val="30"/>
          </w:rPr>
          <w:t>𦣞</w:t>
        </w:r>
      </w:ins>
      <w:bookmarkEnd w:id="57"/>
      <w:del w:id="59" w:author="Guangyu Zhu" w:date="2026-01-01T11:25:00Z" w16du:dateUtc="2026-01-01T03:25:00Z">
        <w:r w:rsidRPr="007B250E" w:rsidDel="000031FE">
          <w:rPr>
            <w:rFonts w:ascii="宋体" w:eastAsia="宋体" w:hAnsi="宋体" w:hint="eastAsia"/>
            <w:sz w:val="30"/>
            <w:szCs w:val="30"/>
          </w:rPr>
          <w:delText>返</w:delText>
        </w:r>
      </w:del>
      <w:r w:rsidRPr="007B250E">
        <w:rPr>
          <w:rFonts w:ascii="宋体" w:eastAsia="宋体" w:hAnsi="宋体" w:hint="eastAsia"/>
          <w:sz w:val="30"/>
          <w:szCs w:val="30"/>
        </w:rPr>
        <w:t>（熙）敬</w:t>
      </w:r>
      <w:ins w:id="60" w:author="Guangyu Zhu" w:date="2026-01-01T11:27:00Z" w16du:dateUtc="2026-01-01T03:27:00Z">
        <w:r w:rsidR="009D29A8" w:rsidRPr="009D29A8">
          <w:rPr>
            <w:rFonts w:ascii="宋体" w:eastAsia="宋体" w:hAnsi="宋体" w:hint="eastAsia"/>
            <w:sz w:val="30"/>
            <w:szCs w:val="30"/>
          </w:rPr>
          <w:t>⿱㞢龰</w:t>
        </w:r>
      </w:ins>
      <w:del w:id="61" w:author="Guangyu Zhu" w:date="2026-01-01T11:26:00Z" w16du:dateUtc="2026-01-01T03:26:00Z">
        <w:r w:rsidRPr="007B250E" w:rsidDel="009D29A8">
          <w:rPr>
            <w:rFonts w:ascii="宋体" w:eastAsia="宋体" w:hAnsi="宋体" w:hint="eastAsia"/>
            <w:sz w:val="30"/>
            <w:szCs w:val="30"/>
          </w:rPr>
          <w:delText>走</w:delText>
        </w:r>
      </w:del>
      <w:r w:rsidRPr="007B250E">
        <w:rPr>
          <w:rFonts w:ascii="宋体" w:eastAsia="宋体" w:hAnsi="宋体" w:hint="eastAsia"/>
          <w:sz w:val="30"/>
          <w:szCs w:val="30"/>
        </w:rPr>
        <w:t>（止）。”按，上博簡本《緇衣》</w:t>
      </w:r>
      <w:ins w:id="62" w:author="Guangyu Zhu" w:date="2026-01-01T11:28:00Z" w16du:dateUtc="2026-01-01T03:28:00Z">
        <w:r w:rsidR="009D29A8" w:rsidRPr="000031FE">
          <w:rPr>
            <w:rFonts w:ascii="SimSun-ExtB" w:eastAsia="SimSun-ExtB" w:hAnsi="SimSun-ExtB" w:cs="SimSun-ExtB" w:hint="eastAsia"/>
            <w:sz w:val="30"/>
            <w:szCs w:val="30"/>
          </w:rPr>
          <w:t>𠦫</w:t>
        </w:r>
      </w:ins>
      <w:r w:rsidRPr="007B250E">
        <w:rPr>
          <w:rFonts w:ascii="宋体" w:eastAsia="宋体" w:hAnsi="宋体" w:hint="eastAsia"/>
          <w:sz w:val="30"/>
          <w:szCs w:val="30"/>
        </w:rPr>
        <w:t>（緝）</w:t>
      </w:r>
      <w:ins w:id="63" w:author="Guangyu Zhu" w:date="2026-01-01T11:28:00Z" w16du:dateUtc="2026-01-01T03:28:00Z">
        <w:r w:rsidR="009D29A8" w:rsidRPr="000031FE">
          <w:rPr>
            <w:rFonts w:ascii="宋体" w:eastAsia="宋体" w:hAnsi="宋体" w:hint="eastAsia"/>
            <w:sz w:val="30"/>
            <w:szCs w:val="30"/>
          </w:rPr>
          <w:t>⿺辶</w:t>
        </w:r>
        <w:r w:rsidR="009D29A8" w:rsidRPr="000031FE">
          <w:rPr>
            <w:rFonts w:ascii="SimSun-ExtB" w:eastAsia="SimSun-ExtB" w:hAnsi="SimSun-ExtB" w:cs="SimSun-ExtB" w:hint="eastAsia"/>
            <w:sz w:val="30"/>
            <w:szCs w:val="30"/>
          </w:rPr>
          <w:t>𦣞</w:t>
        </w:r>
      </w:ins>
      <w:del w:id="64" w:author="Guangyu Zhu" w:date="2026-01-01T11:28:00Z" w16du:dateUtc="2026-01-01T03:28:00Z">
        <w:r w:rsidRPr="007B250E" w:rsidDel="009D29A8">
          <w:rPr>
            <w:rFonts w:ascii="宋体" w:eastAsia="宋体" w:hAnsi="宋体" w:hint="eastAsia"/>
            <w:sz w:val="30"/>
            <w:szCs w:val="30"/>
          </w:rPr>
          <w:delText>返</w:delText>
        </w:r>
      </w:del>
      <w:r w:rsidRPr="007B250E">
        <w:rPr>
          <w:rFonts w:ascii="宋体" w:eastAsia="宋体" w:hAnsi="宋体" w:hint="eastAsia"/>
          <w:sz w:val="30"/>
          <w:szCs w:val="30"/>
        </w:rPr>
        <w:t>（熙）作</w:t>
      </w:r>
      <w:ins w:id="65" w:author="Guangyu Zhu" w:date="2026-01-01T11:31:00Z" w16du:dateUtc="2026-01-01T03:31:00Z">
        <w:r w:rsidR="009D29A8" w:rsidRPr="009D29A8">
          <w:rPr>
            <w:rFonts w:ascii="宋体" w:eastAsia="宋体" w:hAnsi="宋体" w:hint="eastAsia"/>
            <w:sz w:val="30"/>
            <w:szCs w:val="30"/>
          </w:rPr>
          <w:t>⿱</w:t>
        </w:r>
        <w:r w:rsidR="009D29A8" w:rsidRPr="009D29A8">
          <w:rPr>
            <w:rFonts w:ascii="SimSun-ExtB" w:eastAsia="SimSun-ExtB" w:hAnsi="SimSun-ExtB" w:cs="SimSun-ExtB" w:hint="eastAsia"/>
            <w:sz w:val="30"/>
            <w:szCs w:val="30"/>
          </w:rPr>
          <w:t>𫠩𦣞</w:t>
        </w:r>
      </w:ins>
      <w:ins w:id="66" w:author="Guangyu Zhu" w:date="2026-01-01T11:28:00Z" w16du:dateUtc="2026-01-01T03:28:00Z">
        <w:r w:rsidR="009D29A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7B250E">
        <w:rPr>
          <w:rFonts w:ascii="宋体" w:eastAsia="宋体" w:hAnsi="宋体" w:hint="eastAsia"/>
          <w:sz w:val="30"/>
          <w:szCs w:val="30"/>
        </w:rPr>
        <w:t>（緝熙）。“</w:t>
      </w:r>
      <w:ins w:id="67" w:author="Guangyu Zhu" w:date="2026-01-01T11:31:00Z" w16du:dateUtc="2026-01-01T03:31:00Z">
        <w:r w:rsidR="009D29A8" w:rsidRPr="009D29A8">
          <w:rPr>
            <w:rFonts w:ascii="宋体" w:eastAsia="宋体" w:hAnsi="宋体" w:hint="eastAsia"/>
            <w:sz w:val="30"/>
            <w:szCs w:val="30"/>
          </w:rPr>
          <w:t>⿱</w:t>
        </w:r>
        <w:r w:rsidR="009D29A8" w:rsidRPr="009D29A8">
          <w:rPr>
            <w:rFonts w:ascii="SimSun-ExtB" w:eastAsia="SimSun-ExtB" w:hAnsi="SimSun-ExtB" w:cs="SimSun-ExtB" w:hint="eastAsia"/>
            <w:sz w:val="30"/>
            <w:szCs w:val="30"/>
          </w:rPr>
          <w:t>𫠩𦣞</w:t>
        </w:r>
        <w:r w:rsidR="009D29A8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7B250E">
        <w:rPr>
          <w:rFonts w:ascii="宋体" w:eastAsia="宋体" w:hAnsi="宋体" w:hint="eastAsia"/>
          <w:sz w:val="30"/>
          <w:szCs w:val="30"/>
        </w:rPr>
        <w:t>（緝熙）”從李家浩《釋上博戰國竹書&lt;緇衣&gt;中的“</w:t>
      </w:r>
      <w:ins w:id="68" w:author="Guangyu Zhu" w:date="2026-01-01T11:31:00Z" w16du:dateUtc="2026-01-01T03:31:00Z">
        <w:r w:rsidR="009D29A8" w:rsidRPr="009D29A8">
          <w:rPr>
            <w:rFonts w:ascii="SimSun-ExtB" w:eastAsia="SimSun-ExtB" w:hAnsi="SimSun-ExtB" w:cs="SimSun-ExtB" w:hint="eastAsia"/>
            <w:sz w:val="30"/>
            <w:szCs w:val="30"/>
          </w:rPr>
          <w:t>𫠩</w:t>
        </w:r>
      </w:ins>
      <w:del w:id="69" w:author="Guangyu Zhu" w:date="2026-01-01T11:31:00Z" w16du:dateUtc="2026-01-01T03:31:00Z">
        <w:r w:rsidRPr="007B250E" w:rsidDel="009D29A8">
          <w:rPr>
            <w:rFonts w:ascii="宋体" w:eastAsia="宋体" w:hAnsi="宋体" w:hint="eastAsia"/>
            <w:sz w:val="30"/>
            <w:szCs w:val="30"/>
          </w:rPr>
          <w:delText>茲</w:delText>
        </w:r>
      </w:del>
      <w:r w:rsidRPr="007B250E">
        <w:rPr>
          <w:rFonts w:ascii="宋体" w:eastAsia="宋体" w:hAnsi="宋体" w:hint="eastAsia"/>
          <w:sz w:val="30"/>
          <w:szCs w:val="30"/>
        </w:rPr>
        <w:t>臣”合文》（《康樂集：曾憲通教授七十壽慶論文集》，中山大學出版社，2006年，21頁）釋讀。</w:t>
      </w:r>
    </w:p>
    <w:p w14:paraId="36282F6A" w14:textId="77777777" w:rsidR="007B250E" w:rsidRPr="009D29A8" w:rsidRDefault="007B250E" w:rsidP="007B250E">
      <w:pPr>
        <w:rPr>
          <w:rFonts w:ascii="宋体" w:eastAsia="宋体" w:hAnsi="宋体" w:hint="eastAsia"/>
          <w:b/>
          <w:bCs/>
          <w:sz w:val="30"/>
          <w:szCs w:val="30"/>
          <w:rPrChange w:id="70" w:author="Guangyu Zhu" w:date="2026-01-01T11:32:00Z" w16du:dateUtc="2026-01-01T03:32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9D29A8">
        <w:rPr>
          <w:rFonts w:ascii="宋体" w:eastAsia="宋体" w:hAnsi="宋体" w:hint="eastAsia"/>
          <w:b/>
          <w:bCs/>
          <w:sz w:val="30"/>
          <w:szCs w:val="30"/>
          <w:rPrChange w:id="71" w:author="Guangyu Zhu" w:date="2026-01-01T11:32:00Z" w16du:dateUtc="2026-01-01T03:32:00Z">
            <w:rPr>
              <w:rFonts w:ascii="宋体" w:eastAsia="宋体" w:hAnsi="宋体" w:hint="eastAsia"/>
              <w:sz w:val="30"/>
              <w:szCs w:val="30"/>
            </w:rPr>
          </w:rPrChange>
        </w:rPr>
        <w:t>巸與姬</w:t>
      </w:r>
    </w:p>
    <w:p w14:paraId="11AB9825" w14:textId="77777777" w:rsidR="009D29A8" w:rsidRDefault="007B250E" w:rsidP="007B250E">
      <w:pPr>
        <w:rPr>
          <w:ins w:id="72" w:author="Guangyu Zhu" w:date="2026-01-01T11:33:00Z" w16du:dateUtc="2026-01-01T03:33:00Z"/>
          <w:rFonts w:ascii="宋体" w:eastAsia="宋体" w:hAnsi="宋体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《吳命》：“</w:t>
      </w:r>
      <w:ins w:id="73" w:author="Guangyu Zhu" w:date="2026-01-01T11:32:00Z" w16du:dateUtc="2026-01-01T03:32:00Z">
        <w:r w:rsidR="009D29A8" w:rsidRPr="009D29A8">
          <w:rPr>
            <w:rFonts w:ascii="宋体" w:eastAsia="宋体" w:hAnsi="宋体" w:hint="eastAsia"/>
            <w:sz w:val="30"/>
            <w:szCs w:val="30"/>
          </w:rPr>
          <w:t>䈞</w:t>
        </w:r>
      </w:ins>
      <w:del w:id="74" w:author="Guangyu Zhu" w:date="2026-01-01T11:32:00Z" w16du:dateUtc="2026-01-01T03:32:00Z">
        <w:r w:rsidRPr="007B250E" w:rsidDel="009D29A8">
          <w:rPr>
            <w:rFonts w:ascii="宋体" w:eastAsia="宋体" w:hAnsi="宋体" w:hint="eastAsia"/>
            <w:sz w:val="30"/>
            <w:szCs w:val="30"/>
          </w:rPr>
          <w:delText>管</w:delText>
        </w:r>
      </w:del>
      <w:r w:rsidRPr="007B250E">
        <w:rPr>
          <w:rFonts w:ascii="宋体" w:eastAsia="宋体" w:hAnsi="宋体" w:hint="eastAsia"/>
          <w:sz w:val="30"/>
          <w:szCs w:val="30"/>
        </w:rPr>
        <w:t>（孰）爲</w:t>
      </w:r>
      <w:del w:id="75" w:author="Guangyu Zhu" w:date="2026-01-01T11:32:00Z" w16du:dateUtc="2026-01-01T03:32:00Z">
        <w:r w:rsidRPr="007B250E" w:rsidDel="009D29A8">
          <w:rPr>
            <w:rFonts w:ascii="宋体" w:eastAsia="宋体" w:hAnsi="宋体" w:hint="eastAsia"/>
            <w:sz w:val="30"/>
            <w:szCs w:val="30"/>
          </w:rPr>
          <w:delText>币</w:delText>
        </w:r>
      </w:del>
      <w:ins w:id="76" w:author="Guangyu Zhu" w:date="2026-01-01T11:32:00Z" w16du:dateUtc="2026-01-01T03:32:00Z">
        <w:r w:rsidR="009D29A8">
          <w:rPr>
            <w:rFonts w:ascii="宋体" w:eastAsia="宋体" w:hAnsi="宋体" w:hint="eastAsia"/>
            <w:sz w:val="30"/>
            <w:szCs w:val="30"/>
          </w:rPr>
          <w:t>帀</w:t>
        </w:r>
      </w:ins>
      <w:r w:rsidRPr="007B250E">
        <w:rPr>
          <w:rFonts w:ascii="宋体" w:eastAsia="宋体" w:hAnsi="宋体" w:hint="eastAsia"/>
          <w:sz w:val="30"/>
          <w:szCs w:val="30"/>
        </w:rPr>
        <w:t>（師）徒，</w:t>
      </w:r>
      <w:ins w:id="77" w:author="Guangyu Zhu" w:date="2026-01-01T11:32:00Z" w16du:dateUtc="2026-01-01T03:32:00Z">
        <w:r w:rsidR="009D29A8" w:rsidRPr="009D29A8">
          <w:rPr>
            <w:rFonts w:ascii="宋体" w:eastAsia="宋体" w:hAnsi="宋体" w:hint="eastAsia"/>
            <w:sz w:val="30"/>
            <w:szCs w:val="30"/>
          </w:rPr>
          <w:t>⿱戔止</w:t>
        </w:r>
      </w:ins>
      <w:del w:id="78" w:author="Guangyu Zhu" w:date="2026-01-01T11:32:00Z" w16du:dateUtc="2026-01-01T03:32:00Z">
        <w:r w:rsidRPr="007B250E" w:rsidDel="009D29A8">
          <w:rPr>
            <w:rFonts w:ascii="宋体" w:eastAsia="宋体" w:hAnsi="宋体" w:hint="eastAsia"/>
            <w:sz w:val="30"/>
            <w:szCs w:val="30"/>
          </w:rPr>
          <w:delText>盞</w:delText>
        </w:r>
      </w:del>
      <w:r w:rsidRPr="007B250E">
        <w:rPr>
          <w:rFonts w:ascii="宋体" w:eastAsia="宋体" w:hAnsi="宋体" w:hint="eastAsia"/>
          <w:sz w:val="30"/>
          <w:szCs w:val="30"/>
        </w:rPr>
        <w:t>（踐）履陳</w:t>
      </w:r>
      <w:del w:id="79" w:author="Guangyu Zhu" w:date="2026-01-01T11:33:00Z" w16du:dateUtc="2026-01-01T03:33:00Z">
        <w:r w:rsidRPr="007B250E" w:rsidDel="009D29A8">
          <w:rPr>
            <w:rFonts w:ascii="宋体" w:eastAsia="宋体" w:hAnsi="宋体" w:hint="eastAsia"/>
            <w:sz w:val="30"/>
            <w:szCs w:val="30"/>
          </w:rPr>
          <w:delText>隍</w:delText>
        </w:r>
      </w:del>
      <w:ins w:id="80" w:author="Guangyu Zhu" w:date="2026-01-01T11:33:00Z" w16du:dateUtc="2026-01-01T03:33:00Z">
        <w:r w:rsidR="009D29A8" w:rsidRPr="009D29A8">
          <w:rPr>
            <w:rFonts w:ascii="宋体" w:eastAsia="宋体" w:hAnsi="宋体" w:hint="eastAsia"/>
            <w:sz w:val="30"/>
            <w:szCs w:val="30"/>
          </w:rPr>
          <w:t>⿰阝⿱它土</w:t>
        </w:r>
      </w:ins>
      <w:r w:rsidRPr="007B250E">
        <w:rPr>
          <w:rFonts w:ascii="宋体" w:eastAsia="宋体" w:hAnsi="宋体" w:hint="eastAsia"/>
          <w:sz w:val="30"/>
          <w:szCs w:val="30"/>
        </w:rPr>
        <w:t>（地），以陳邦非它也，先王姑姊大巸（姬）之邑</w:t>
      </w:r>
      <w:ins w:id="81" w:author="Guangyu Zhu" w:date="2026-01-01T11:33:00Z" w16du:dateUtc="2026-01-01T03:33:00Z">
        <w:r w:rsidR="009D29A8" w:rsidRPr="009D29A8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82" w:author="Guangyu Zhu" w:date="2026-01-01T11:33:00Z" w16du:dateUtc="2026-01-01T03:33:00Z">
        <w:r w:rsidRPr="007B250E" w:rsidDel="009D29A8">
          <w:rPr>
            <w:rFonts w:ascii="宋体" w:eastAsia="宋体" w:hAnsi="宋体" w:hint="eastAsia"/>
            <w:sz w:val="30"/>
            <w:szCs w:val="30"/>
          </w:rPr>
          <w:delText>口</w:delText>
        </w:r>
      </w:del>
      <w:r w:rsidRPr="007B250E">
        <w:rPr>
          <w:rFonts w:ascii="宋体" w:eastAsia="宋体" w:hAnsi="宋体" w:hint="eastAsia"/>
          <w:sz w:val="30"/>
          <w:szCs w:val="30"/>
        </w:rPr>
        <w:t>。”按，“巸（姬）”字從宋華強《&lt;上博（七）·吳命&gt;“姑姊大姬”小考》（簡帛網，2009年1月1日）釋讀。</w:t>
      </w:r>
    </w:p>
    <w:p w14:paraId="3EAFC3BC" w14:textId="22A43C57" w:rsidR="007B250E" w:rsidRPr="009D29A8" w:rsidRDefault="007B250E" w:rsidP="007B250E">
      <w:pPr>
        <w:rPr>
          <w:rFonts w:ascii="宋体" w:eastAsia="宋体" w:hAnsi="宋体" w:hint="eastAsia"/>
          <w:b/>
          <w:bCs/>
          <w:sz w:val="30"/>
          <w:szCs w:val="30"/>
          <w:rPrChange w:id="83" w:author="Guangyu Zhu" w:date="2026-01-01T11:33:00Z" w16du:dateUtc="2026-01-01T03:3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9D29A8">
        <w:rPr>
          <w:rFonts w:ascii="宋体" w:eastAsia="宋体" w:hAnsi="宋体" w:hint="eastAsia"/>
          <w:b/>
          <w:bCs/>
          <w:sz w:val="30"/>
          <w:szCs w:val="30"/>
          <w:rPrChange w:id="84" w:author="Guangyu Zhu" w:date="2026-01-01T11:33:00Z" w16du:dateUtc="2026-01-01T03:33:00Z">
            <w:rPr>
              <w:rFonts w:ascii="宋体" w:eastAsia="宋体" w:hAnsi="宋体" w:hint="eastAsia"/>
              <w:sz w:val="30"/>
              <w:szCs w:val="30"/>
            </w:rPr>
          </w:rPrChange>
        </w:rPr>
        <w:t>巸與熙</w:t>
      </w:r>
    </w:p>
    <w:p w14:paraId="35C3CF03" w14:textId="77777777" w:rsidR="009D29A8" w:rsidRDefault="007B250E" w:rsidP="007B250E">
      <w:pPr>
        <w:rPr>
          <w:ins w:id="85" w:author="Guangyu Zhu" w:date="2026-01-01T11:34:00Z" w16du:dateUtc="2026-01-01T03:34:00Z"/>
          <w:rFonts w:ascii="宋体" w:eastAsia="宋体" w:hAnsi="宋体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《帛甲老子·道經》：“眾人</w:t>
      </w:r>
      <w:ins w:id="86" w:author="Guangyu Zhu" w:date="2026-01-01T11:34:00Z" w16du:dateUtc="2026-01-01T03:34:00Z">
        <w:r w:rsidR="009D29A8" w:rsidRPr="007B250E">
          <w:rPr>
            <w:rFonts w:ascii="宋体" w:eastAsia="宋体" w:hAnsi="宋体" w:hint="eastAsia"/>
            <w:sz w:val="30"/>
            <w:szCs w:val="30"/>
          </w:rPr>
          <w:t>巸</w:t>
        </w:r>
      </w:ins>
      <w:r w:rsidRPr="007B250E">
        <w:rPr>
          <w:rFonts w:ascii="宋体" w:eastAsia="宋体" w:hAnsi="宋体" w:hint="eastAsia"/>
          <w:sz w:val="30"/>
          <w:szCs w:val="30"/>
        </w:rPr>
        <w:t>（熙）巸（熙），若鄉（饗）於大牢，而春登臺。”</w:t>
      </w:r>
    </w:p>
    <w:p w14:paraId="1F30C075" w14:textId="77777777" w:rsidR="009D29A8" w:rsidRDefault="007B250E" w:rsidP="007B250E">
      <w:pPr>
        <w:rPr>
          <w:ins w:id="87" w:author="Guangyu Zhu" w:date="2026-01-01T11:34:00Z" w16du:dateUtc="2026-01-01T03:34:00Z"/>
          <w:rFonts w:ascii="宋体" w:eastAsia="宋体" w:hAnsi="宋体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lastRenderedPageBreak/>
        <w:t>《帛乙老子·道經》：“眾人巸（熙）巸（熙），若鄉（饗）於大牢，而春登臺。”</w:t>
      </w:r>
    </w:p>
    <w:p w14:paraId="77F4CF0C" w14:textId="48F04184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《行守》：“</w:t>
      </w:r>
      <w:ins w:id="88" w:author="Guangyu Zhu" w:date="2026-01-01T11:35:00Z" w16du:dateUtc="2026-01-01T03:35:00Z">
        <w:r w:rsidR="009D29A8" w:rsidRPr="009D29A8">
          <w:rPr>
            <w:rFonts w:ascii="宋体" w:eastAsia="宋体" w:hAnsi="宋体" w:hint="eastAsia"/>
            <w:sz w:val="30"/>
            <w:szCs w:val="30"/>
            <w:bdr w:val="single" w:sz="4" w:space="0" w:color="auto"/>
            <w:rPrChange w:id="89" w:author="Guangyu Zhu" w:date="2026-01-01T11:35:00Z" w16du:dateUtc="2026-01-01T03:35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言</w:t>
        </w:r>
      </w:ins>
      <w:r w:rsidRPr="007B250E">
        <w:rPr>
          <w:rFonts w:ascii="宋体" w:eastAsia="宋体" w:hAnsi="宋体" w:hint="eastAsia"/>
          <w:sz w:val="30"/>
          <w:szCs w:val="30"/>
        </w:rPr>
        <w:t>之采，行之巸（熙），得而勿以。”</w:t>
      </w:r>
    </w:p>
    <w:p w14:paraId="60942D7A" w14:textId="77777777" w:rsidR="009D29A8" w:rsidRDefault="007B250E" w:rsidP="007B250E">
      <w:pPr>
        <w:rPr>
          <w:ins w:id="90" w:author="Guangyu Zhu" w:date="2026-01-01T11:35:00Z" w16du:dateUtc="2026-01-01T03:35:00Z"/>
          <w:rFonts w:ascii="宋体" w:eastAsia="宋体" w:hAnsi="宋体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《道原》：“神微周盈，精靜不巸（熙）。”</w:t>
      </w:r>
    </w:p>
    <w:p w14:paraId="05B7F1B4" w14:textId="4C22729F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《北大老子》：“眾人巸巸（熙熙），若鄉（享）大牢，而春登臺。”</w:t>
      </w:r>
    </w:p>
    <w:p w14:paraId="7CC0410E" w14:textId="77777777" w:rsidR="007B250E" w:rsidRPr="009D29A8" w:rsidRDefault="007B250E" w:rsidP="007B250E">
      <w:pPr>
        <w:rPr>
          <w:rFonts w:ascii="宋体" w:eastAsia="宋体" w:hAnsi="宋体" w:hint="eastAsia"/>
          <w:b/>
          <w:bCs/>
          <w:sz w:val="30"/>
          <w:szCs w:val="30"/>
          <w:rPrChange w:id="91" w:author="Guangyu Zhu" w:date="2026-01-01T11:35:00Z" w16du:dateUtc="2026-01-01T03:35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9D29A8">
        <w:rPr>
          <w:rFonts w:ascii="宋体" w:eastAsia="宋体" w:hAnsi="宋体" w:hint="eastAsia"/>
          <w:b/>
          <w:bCs/>
          <w:sz w:val="30"/>
          <w:szCs w:val="30"/>
          <w:rPrChange w:id="92" w:author="Guangyu Zhu" w:date="2026-01-01T11:35:00Z" w16du:dateUtc="2026-01-01T03:35:00Z">
            <w:rPr>
              <w:rFonts w:ascii="宋体" w:eastAsia="宋体" w:hAnsi="宋体" w:hint="eastAsia"/>
              <w:sz w:val="30"/>
              <w:szCs w:val="30"/>
            </w:rPr>
          </w:rPrChange>
        </w:rPr>
        <w:t>巸與基</w:t>
      </w:r>
    </w:p>
    <w:p w14:paraId="671D7D85" w14:textId="77777777" w:rsidR="00910176" w:rsidRDefault="007B250E" w:rsidP="007B250E">
      <w:pPr>
        <w:rPr>
          <w:ins w:id="93" w:author="Guangyu Zhu" w:date="2026-01-01T11:35:00Z" w16du:dateUtc="2026-01-01T03:35:00Z"/>
          <w:rFonts w:ascii="宋体" w:eastAsia="宋体" w:hAnsi="宋体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《告武夷》：“尔居復山之巸（基），不周之野，帝胃（謂）尔無事，命尔司兵死者。”</w:t>
      </w:r>
    </w:p>
    <w:p w14:paraId="768CBEE7" w14:textId="2F770AD9" w:rsidR="007B250E" w:rsidRPr="00910176" w:rsidRDefault="00910176" w:rsidP="007B250E">
      <w:pPr>
        <w:rPr>
          <w:rFonts w:ascii="宋体" w:eastAsia="宋体" w:hAnsi="宋体" w:hint="eastAsia"/>
          <w:b/>
          <w:bCs/>
          <w:sz w:val="30"/>
          <w:szCs w:val="30"/>
          <w:rPrChange w:id="94" w:author="Guangyu Zhu" w:date="2026-01-01T11:36:00Z" w16du:dateUtc="2026-01-01T03:3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95" w:author="Guangyu Zhu" w:date="2026-01-01T11:36:00Z" w16du:dateUtc="2026-01-01T03:36:00Z">
        <w:r w:rsidRPr="00910176">
          <w:rPr>
            <w:rFonts w:ascii="宋体" w:eastAsia="宋体" w:hAnsi="宋体" w:hint="eastAsia"/>
            <w:b/>
            <w:bCs/>
            <w:sz w:val="30"/>
            <w:szCs w:val="30"/>
            <w:rPrChange w:id="96" w:author="Guangyu Zhu" w:date="2026-01-01T11:36:00Z" w16du:dateUtc="2026-01-01T03:3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⿱艹巸</w:t>
        </w:r>
      </w:ins>
      <w:del w:id="97" w:author="Guangyu Zhu" w:date="2026-01-01T11:36:00Z" w16du:dateUtc="2026-01-01T03:36:00Z">
        <w:r w:rsidR="007B250E" w:rsidRPr="00910176" w:rsidDel="00910176">
          <w:rPr>
            <w:rFonts w:ascii="宋体" w:eastAsia="宋体" w:hAnsi="宋体" w:hint="eastAsia"/>
            <w:b/>
            <w:bCs/>
            <w:sz w:val="30"/>
            <w:szCs w:val="30"/>
            <w:rPrChange w:id="98" w:author="Guangyu Zhu" w:date="2026-01-01T11:36:00Z" w16du:dateUtc="2026-01-01T03:3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蓜</w:delText>
        </w:r>
      </w:del>
      <w:r w:rsidR="007B250E" w:rsidRPr="00910176">
        <w:rPr>
          <w:rFonts w:ascii="宋体" w:eastAsia="宋体" w:hAnsi="宋体" w:hint="eastAsia"/>
          <w:b/>
          <w:bCs/>
          <w:sz w:val="30"/>
          <w:szCs w:val="30"/>
          <w:rPrChange w:id="99" w:author="Guangyu Zhu" w:date="2026-01-01T11:36:00Z" w16du:dateUtc="2026-01-01T03:36:00Z">
            <w:rPr>
              <w:rFonts w:ascii="宋体" w:eastAsia="宋体" w:hAnsi="宋体" w:hint="eastAsia"/>
              <w:sz w:val="30"/>
              <w:szCs w:val="30"/>
            </w:rPr>
          </w:rPrChange>
        </w:rPr>
        <w:t>與改</w:t>
      </w:r>
    </w:p>
    <w:p w14:paraId="108497D6" w14:textId="5802F9F6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《春秋九》：“夫子失德以亡，□亡而不</w:t>
      </w:r>
      <w:ins w:id="100" w:author="Guangyu Zhu" w:date="2026-01-01T11:36:00Z" w16du:dateUtc="2026-01-01T03:36:00Z">
        <w:r w:rsidR="00910176" w:rsidRPr="00910176">
          <w:rPr>
            <w:rFonts w:ascii="宋体" w:eastAsia="宋体" w:hAnsi="宋体" w:hint="eastAsia"/>
            <w:sz w:val="30"/>
            <w:szCs w:val="30"/>
          </w:rPr>
          <w:t>⿱艹巸</w:t>
        </w:r>
      </w:ins>
      <w:r w:rsidRPr="007B250E">
        <w:rPr>
          <w:rFonts w:ascii="宋体" w:eastAsia="宋体" w:hAnsi="宋体" w:hint="eastAsia"/>
          <w:sz w:val="30"/>
          <w:szCs w:val="30"/>
        </w:rPr>
        <w:t>（改），其德惡矣。”</w:t>
      </w:r>
    </w:p>
    <w:p w14:paraId="49C1A038" w14:textId="754D17B7" w:rsidR="007B250E" w:rsidRPr="00910176" w:rsidRDefault="00910176" w:rsidP="007B250E">
      <w:pPr>
        <w:rPr>
          <w:rFonts w:ascii="宋体" w:eastAsia="宋体" w:hAnsi="宋体" w:hint="eastAsia"/>
          <w:b/>
          <w:bCs/>
          <w:sz w:val="30"/>
          <w:szCs w:val="30"/>
          <w:rPrChange w:id="101" w:author="Guangyu Zhu" w:date="2026-01-01T11:36:00Z" w16du:dateUtc="2026-01-01T03:3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bookmarkStart w:id="102" w:name="_Hlk218159868"/>
      <w:ins w:id="103" w:author="Guangyu Zhu" w:date="2026-01-01T11:36:00Z" w16du:dateUtc="2026-01-01T03:36:00Z">
        <w:r w:rsidRPr="00910176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104" w:author="Guangyu Zhu" w:date="2026-01-01T11:36:00Z" w16du:dateUtc="2026-01-01T03:36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𬦘</w:t>
        </w:r>
      </w:ins>
      <w:bookmarkEnd w:id="102"/>
      <w:del w:id="105" w:author="Guangyu Zhu" w:date="2026-01-01T11:36:00Z" w16du:dateUtc="2026-01-01T03:36:00Z">
        <w:r w:rsidR="007B250E" w:rsidRPr="00910176" w:rsidDel="00910176">
          <w:rPr>
            <w:rFonts w:ascii="宋体" w:eastAsia="宋体" w:hAnsi="宋体" w:hint="eastAsia"/>
            <w:b/>
            <w:bCs/>
            <w:sz w:val="30"/>
            <w:szCs w:val="30"/>
            <w:rPrChange w:id="106" w:author="Guangyu Zhu" w:date="2026-01-01T11:36:00Z" w16du:dateUtc="2026-01-01T03:3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趣</w:delText>
        </w:r>
      </w:del>
      <w:r w:rsidR="007B250E" w:rsidRPr="00910176">
        <w:rPr>
          <w:rFonts w:ascii="宋体" w:eastAsia="宋体" w:hAnsi="宋体" w:hint="eastAsia"/>
          <w:b/>
          <w:bCs/>
          <w:sz w:val="30"/>
          <w:szCs w:val="30"/>
          <w:rPrChange w:id="107" w:author="Guangyu Zhu" w:date="2026-01-01T11:36:00Z" w16du:dateUtc="2026-01-01T03:36:00Z">
            <w:rPr>
              <w:rFonts w:ascii="宋体" w:eastAsia="宋体" w:hAnsi="宋体" w:hint="eastAsia"/>
              <w:sz w:val="30"/>
              <w:szCs w:val="30"/>
            </w:rPr>
          </w:rPrChange>
        </w:rPr>
        <w:t>與熙</w:t>
      </w:r>
    </w:p>
    <w:p w14:paraId="300FFCE9" w14:textId="317B350C" w:rsidR="007B250E" w:rsidRPr="007B250E" w:rsidRDefault="007B250E" w:rsidP="007B250E">
      <w:pPr>
        <w:rPr>
          <w:rFonts w:ascii="宋体" w:eastAsia="宋体" w:hAnsi="宋体" w:hint="eastAsia"/>
          <w:sz w:val="30"/>
          <w:szCs w:val="30"/>
        </w:rPr>
      </w:pPr>
      <w:r w:rsidRPr="007B250E">
        <w:rPr>
          <w:rFonts w:ascii="宋体" w:eastAsia="宋体" w:hAnsi="宋体" w:hint="eastAsia"/>
          <w:sz w:val="30"/>
          <w:szCs w:val="30"/>
        </w:rPr>
        <w:t>《琴舞》：“</w:t>
      </w:r>
      <w:ins w:id="108" w:author="Guangyu Zhu" w:date="2026-01-01T11:37:00Z" w16du:dateUtc="2026-01-01T03:37:00Z">
        <w:r w:rsidR="00910176" w:rsidRPr="00910176">
          <w:rPr>
            <w:rFonts w:ascii="宋体" w:eastAsia="宋体" w:hAnsi="宋体" w:hint="eastAsia"/>
            <w:sz w:val="30"/>
            <w:szCs w:val="30"/>
          </w:rPr>
          <w:t>⿴衣欲</w:t>
        </w:r>
      </w:ins>
      <w:del w:id="109" w:author="Guangyu Zhu" w:date="2026-01-01T11:37:00Z" w16du:dateUtc="2026-01-01T03:37:00Z">
        <w:r w:rsidRPr="007B250E" w:rsidDel="00910176">
          <w:rPr>
            <w:rFonts w:ascii="宋体" w:eastAsia="宋体" w:hAnsi="宋体" w:hint="eastAsia"/>
            <w:sz w:val="30"/>
            <w:szCs w:val="30"/>
          </w:rPr>
          <w:delText>亵</w:delText>
        </w:r>
      </w:del>
      <w:r w:rsidRPr="007B250E">
        <w:rPr>
          <w:rFonts w:ascii="宋体" w:eastAsia="宋体" w:hAnsi="宋体" w:hint="eastAsia"/>
          <w:sz w:val="30"/>
          <w:szCs w:val="30"/>
        </w:rPr>
        <w:t>（欲）皮（彼）</w:t>
      </w:r>
      <w:ins w:id="110" w:author="Guangyu Zhu" w:date="2026-01-01T11:37:00Z" w16du:dateUtc="2026-01-01T03:37:00Z">
        <w:r w:rsidR="00910176" w:rsidRPr="00910176">
          <w:rPr>
            <w:rFonts w:ascii="SimSun-ExtB" w:eastAsia="SimSun-ExtB" w:hAnsi="SimSun-ExtB" w:cs="SimSun-ExtB" w:hint="eastAsia"/>
            <w:sz w:val="30"/>
            <w:szCs w:val="30"/>
          </w:rPr>
          <w:t>𬦘</w:t>
        </w:r>
      </w:ins>
      <w:del w:id="111" w:author="Guangyu Zhu" w:date="2026-01-01T11:37:00Z" w16du:dateUtc="2026-01-01T03:37:00Z">
        <w:r w:rsidRPr="007B250E" w:rsidDel="00910176">
          <w:rPr>
            <w:rFonts w:ascii="宋体" w:eastAsia="宋体" w:hAnsi="宋体" w:hint="eastAsia"/>
            <w:sz w:val="30"/>
            <w:szCs w:val="30"/>
          </w:rPr>
          <w:delText>趣</w:delText>
        </w:r>
      </w:del>
      <w:r w:rsidRPr="007B250E">
        <w:rPr>
          <w:rFonts w:ascii="宋体" w:eastAsia="宋体" w:hAnsi="宋体" w:hint="eastAsia"/>
          <w:sz w:val="30"/>
          <w:szCs w:val="30"/>
        </w:rPr>
        <w:t>（熙）不茖（落），思逝</w:t>
      </w:r>
      <w:ins w:id="112" w:author="Guangyu Zhu" w:date="2026-01-01T11:38:00Z" w16du:dateUtc="2026-01-01T03:38:00Z">
        <w:r w:rsidR="00910176" w:rsidRPr="00910176">
          <w:rPr>
            <w:rFonts w:ascii="宋体" w:eastAsia="宋体" w:hAnsi="宋体" w:hint="eastAsia"/>
            <w:sz w:val="30"/>
            <w:szCs w:val="30"/>
          </w:rPr>
          <w:t>⿺辶⿰⿱十言斤</w:t>
        </w:r>
      </w:ins>
      <w:r w:rsidRPr="007B250E">
        <w:rPr>
          <w:rFonts w:ascii="宋体" w:eastAsia="宋体" w:hAnsi="宋体" w:hint="eastAsia"/>
          <w:sz w:val="30"/>
          <w:szCs w:val="30"/>
        </w:rPr>
        <w:t>（慎）。”</w:t>
      </w:r>
    </w:p>
    <w:sectPr w:rsidR="007B250E" w:rsidRPr="007B2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FA"/>
    <w:rsid w:val="000031FE"/>
    <w:rsid w:val="00015876"/>
    <w:rsid w:val="000E4A93"/>
    <w:rsid w:val="007735FA"/>
    <w:rsid w:val="007B250E"/>
    <w:rsid w:val="00881FF4"/>
    <w:rsid w:val="00910176"/>
    <w:rsid w:val="009D29A8"/>
    <w:rsid w:val="00A07736"/>
    <w:rsid w:val="00A9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1EEF"/>
  <w15:chartTrackingRefBased/>
  <w15:docId w15:val="{F79BA059-06BC-4C56-A0AC-F94B4871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35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5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5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5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5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5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5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5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35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3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3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35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35F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35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35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35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35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35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3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5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35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5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35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5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5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35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35FA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003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4</cp:revision>
  <dcterms:created xsi:type="dcterms:W3CDTF">2025-12-31T10:32:00Z</dcterms:created>
  <dcterms:modified xsi:type="dcterms:W3CDTF">2026-01-01T03:38:00Z</dcterms:modified>
</cp:coreProperties>
</file>