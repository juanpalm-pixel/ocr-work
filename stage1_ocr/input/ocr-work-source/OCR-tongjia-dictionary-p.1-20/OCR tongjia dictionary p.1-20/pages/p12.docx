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DDFC" w14:textId="77777777" w:rsidR="00DC0223" w:rsidRDefault="001B73F3" w:rsidP="001B73F3">
      <w:pPr>
        <w:rPr>
          <w:ins w:id="0" w:author="Guangyu Zhu" w:date="2025-12-30T11:08:00Z" w16du:dateUtc="2025-12-30T03:08:00Z"/>
          <w:rFonts w:ascii="宋体" w:eastAsia="宋体" w:hAnsi="宋体" w:cs="Times New Roman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（乎）荓（</w:t>
      </w:r>
      <w:del w:id="1" w:author="Guangyu Zhu" w:date="2025-12-30T11:00:00Z" w16du:dateUtc="2025-12-30T03:00:00Z">
        <w:r w:rsidRPr="001B73F3" w:rsidDel="004E5214">
          <w:rPr>
            <w:rFonts w:ascii="宋体" w:eastAsia="宋体" w:hAnsi="宋体" w:cs="Times New Roman" w:hint="eastAsia"/>
            <w:sz w:val="30"/>
            <w:szCs w:val="30"/>
          </w:rPr>
          <w:delText>并</w:delText>
        </w:r>
      </w:del>
      <w:ins w:id="2" w:author="Guangyu Zhu" w:date="2025-12-30T11:00:00Z" w16du:dateUtc="2025-12-30T03:00:00Z">
        <w:r w:rsidR="004E5214">
          <w:rPr>
            <w:rFonts w:ascii="宋体" w:eastAsia="宋体" w:hAnsi="宋体" w:cs="Times New Roman" w:hint="eastAsia"/>
            <w:sz w:val="30"/>
            <w:szCs w:val="30"/>
          </w:rPr>
          <w:t>幷</w:t>
        </w:r>
      </w:ins>
      <w:r w:rsidRPr="001B73F3">
        <w:rPr>
          <w:rFonts w:ascii="宋体" w:eastAsia="宋体" w:hAnsi="宋体" w:cs="Times New Roman"/>
          <w:sz w:val="30"/>
          <w:szCs w:val="30"/>
        </w:rPr>
        <w:t>）州</w:t>
      </w:r>
      <w:ins w:id="3" w:author="Guangyu Zhu" w:date="2025-12-30T11:01:00Z" w16du:dateUtc="2025-12-30T03:01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del w:id="4" w:author="Guangyu Zhu" w:date="2025-12-30T11:01:00Z" w16du:dateUtc="2025-12-30T03:01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台幻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（始）可凥（處）也。”</w:t>
      </w:r>
    </w:p>
    <w:p w14:paraId="7A3FEE52" w14:textId="31F28758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《容成氏》：“</w:t>
      </w:r>
      <w:del w:id="5" w:author="Guangyu Zhu" w:date="2025-12-30T11:08:00Z" w16du:dateUtc="2025-12-30T03:08:00Z">
        <w:r w:rsidRPr="001B73F3" w:rsidDel="00DC0223">
          <w:rPr>
            <w:rFonts w:ascii="宋体" w:eastAsia="宋体" w:hAnsi="宋体" w:cs="Times New Roman" w:hint="eastAsia"/>
            <w:sz w:val="30"/>
            <w:szCs w:val="30"/>
          </w:rPr>
          <w:delText>墨</w:delText>
        </w:r>
      </w:del>
      <w:ins w:id="6" w:author="Guangyu Zhu" w:date="2025-12-30T11:08:00Z" w16du:dateUtc="2025-12-30T03:08:00Z">
        <w:r w:rsidR="00DC0223">
          <w:rPr>
            <w:rFonts w:ascii="宋体" w:eastAsia="宋体" w:hAnsi="宋体" w:cs="Times New Roman" w:hint="eastAsia"/>
            <w:sz w:val="30"/>
            <w:szCs w:val="30"/>
          </w:rPr>
          <w:t>㙑</w:t>
        </w:r>
      </w:ins>
      <w:r w:rsidRPr="001B73F3">
        <w:rPr>
          <w:rFonts w:ascii="宋体" w:eastAsia="宋体" w:hAnsi="宋体" w:cs="Times New Roman"/>
          <w:sz w:val="30"/>
          <w:szCs w:val="30"/>
        </w:rPr>
        <w:t>（禹）乃</w:t>
      </w:r>
      <w:ins w:id="7" w:author="Guangyu Zhu" w:date="2025-12-30T11:08:00Z" w16du:dateUtc="2025-12-30T03:08:00Z">
        <w:r w:rsidR="00DC0223">
          <w:rPr>
            <w:rFonts w:ascii="宋体" w:eastAsia="宋体" w:hAnsi="宋体" w:cs="Times New Roman" w:hint="eastAsia"/>
            <w:sz w:val="30"/>
            <w:szCs w:val="30"/>
          </w:rPr>
          <w:t>迵</w:t>
        </w:r>
      </w:ins>
      <w:del w:id="8" w:author="Guangyu Zhu" w:date="2025-12-30T11:08:00Z" w16du:dateUtc="2025-12-30T03:08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迥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（通）三江五沽（湖），東</w:t>
      </w:r>
      <w:ins w:id="9" w:author="Guangyu Zhu" w:date="2025-12-30T11:09:00Z" w16du:dateUtc="2025-12-30T03:09:00Z">
        <w:r w:rsidR="00DC0223" w:rsidRPr="00DC0223">
          <w:rPr>
            <w:rFonts w:ascii="宋体" w:eastAsia="宋体" w:hAnsi="宋体" w:cs="Times New Roman" w:hint="eastAsia"/>
            <w:sz w:val="30"/>
            <w:szCs w:val="30"/>
          </w:rPr>
          <w:t>䜴</w:t>
        </w:r>
      </w:ins>
      <w:del w:id="10" w:author="Guangyu Zhu" w:date="2025-12-30T11:09:00Z" w16du:dateUtc="2025-12-30T03:09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政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（注）之</w:t>
      </w:r>
      <w:ins w:id="11" w:author="Guangyu Zhu" w:date="2025-12-30T11:09:00Z" w16du:dateUtc="2025-12-30T03:09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12" w:author="Guangyu Zhu" w:date="2025-12-30T11:09:00Z" w16du:dateUtc="2025-12-30T03:09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（海），於是</w:t>
      </w:r>
      <w:ins w:id="13" w:author="Guangyu Zhu" w:date="2025-12-30T11:11:00Z" w16du:dateUtc="2025-12-30T03:11:00Z">
        <w:r w:rsidR="00DC0223" w:rsidRPr="00DC0223">
          <w:rPr>
            <w:rFonts w:ascii="SimSun-ExtG" w:eastAsia="SimSun-ExtG" w:hAnsi="SimSun-ExtG" w:cs="SimSun-ExtG" w:hint="eastAsia"/>
            <w:sz w:val="30"/>
            <w:szCs w:val="30"/>
          </w:rPr>
          <w:t>𰲛</w:t>
        </w:r>
      </w:ins>
      <w:r w:rsidRPr="001B73F3">
        <w:rPr>
          <w:rFonts w:ascii="宋体" w:eastAsia="宋体" w:hAnsi="宋体" w:cs="Times New Roman"/>
          <w:sz w:val="30"/>
          <w:szCs w:val="30"/>
        </w:rPr>
        <w:t>（乎）</w:t>
      </w:r>
      <w:del w:id="14" w:author="Guangyu Zhu" w:date="2025-12-30T11:11:00Z" w16du:dateUtc="2025-12-30T03:11:00Z">
        <w:r w:rsidRPr="001B73F3" w:rsidDel="00DC0223">
          <w:rPr>
            <w:rFonts w:ascii="宋体" w:eastAsia="宋体" w:hAnsi="宋体" w:cs="Times New Roman" w:hint="eastAsia"/>
            <w:sz w:val="30"/>
            <w:szCs w:val="30"/>
          </w:rPr>
          <w:delText>型</w:delText>
        </w:r>
      </w:del>
      <w:ins w:id="15" w:author="Guangyu Zhu" w:date="2025-12-30T11:11:00Z" w16du:dateUtc="2025-12-30T03:11:00Z">
        <w:r w:rsidR="00087F0D" w:rsidRPr="00087F0D">
          <w:rPr>
            <w:rFonts w:ascii="SimSun-ExtB" w:eastAsia="SimSun-ExtB" w:hAnsi="SimSun-ExtB" w:cs="SimSun-ExtB" w:hint="eastAsia"/>
            <w:sz w:val="30"/>
            <w:szCs w:val="30"/>
          </w:rPr>
          <w:t>𬏄</w:t>
        </w:r>
      </w:ins>
      <w:r w:rsidRPr="001B73F3">
        <w:rPr>
          <w:rFonts w:ascii="宋体" w:eastAsia="宋体" w:hAnsi="宋体" w:cs="Times New Roman"/>
          <w:sz w:val="30"/>
          <w:szCs w:val="30"/>
        </w:rPr>
        <w:t>（荊）州、</w:t>
      </w:r>
      <w:ins w:id="16" w:author="Guangyu Zhu" w:date="2025-12-30T11:12:00Z" w16du:dateUtc="2025-12-30T03:12:00Z">
        <w:r w:rsidR="00087F0D" w:rsidRPr="00087F0D">
          <w:rPr>
            <w:rFonts w:ascii="SimSun-ExtB" w:eastAsia="SimSun-ExtB" w:hAnsi="SimSun-ExtB" w:cs="SimSun-ExtB" w:hint="eastAsia"/>
            <w:sz w:val="30"/>
            <w:szCs w:val="30"/>
          </w:rPr>
          <w:t>𬪌</w:t>
        </w:r>
      </w:ins>
      <w:r w:rsidRPr="001B73F3">
        <w:rPr>
          <w:rFonts w:ascii="宋体" w:eastAsia="宋体" w:hAnsi="宋体" w:cs="Times New Roman"/>
          <w:sz w:val="30"/>
          <w:szCs w:val="30"/>
        </w:rPr>
        <w:t>（揚）州</w:t>
      </w:r>
      <w:ins w:id="17" w:author="Guangyu Zhu" w:date="2025-12-30T11:11:00Z" w16du:dateUtc="2025-12-30T03:11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r w:rsidRPr="001B73F3">
        <w:rPr>
          <w:rFonts w:ascii="宋体" w:eastAsia="宋体" w:hAnsi="宋体" w:cs="Times New Roman"/>
          <w:sz w:val="30"/>
          <w:szCs w:val="30"/>
        </w:rPr>
        <w:t>（始）可凥（處）也。”</w:t>
      </w:r>
    </w:p>
    <w:p w14:paraId="01A6BA60" w14:textId="1D46F31C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《容成氏》：“四</w:t>
      </w:r>
      <w:ins w:id="18" w:author="Guangyu Zhu" w:date="2025-12-30T11:09:00Z" w16du:dateUtc="2025-12-30T03:09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19" w:author="Guangyu Zhu" w:date="2025-12-30T11:09:00Z" w16du:dateUtc="2025-12-30T03:09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（海）之内</w:t>
      </w:r>
      <w:ins w:id="20" w:author="Guangyu Zhu" w:date="2025-12-30T11:13:00Z" w16du:dateUtc="2025-12-30T03:13:00Z">
        <w:r w:rsidR="00595F90" w:rsidRPr="00595F90">
          <w:rPr>
            <w:rFonts w:ascii="SimSun-ExtG" w:eastAsia="SimSun-ExtG" w:hAnsi="SimSun-ExtG" w:cs="SimSun-ExtG" w:hint="eastAsia"/>
            <w:sz w:val="30"/>
            <w:szCs w:val="30"/>
          </w:rPr>
          <w:t>𰙟</w:t>
        </w:r>
      </w:ins>
      <w:del w:id="21" w:author="Guangyu Zhu" w:date="2025-12-30T11:13:00Z" w16du:dateUtc="2025-12-30T03:13:00Z">
        <w:r w:rsidRPr="001B73F3" w:rsidDel="00595F90">
          <w:rPr>
            <w:rFonts w:ascii="宋体" w:eastAsia="宋体" w:hAnsi="宋体" w:cs="Times New Roman"/>
            <w:sz w:val="30"/>
            <w:szCs w:val="30"/>
          </w:rPr>
          <w:delText>垦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（及），四</w:t>
      </w:r>
      <w:ins w:id="22" w:author="Guangyu Zhu" w:date="2025-12-30T11:09:00Z" w16du:dateUtc="2025-12-30T03:09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r w:rsidRPr="001B73F3">
        <w:rPr>
          <w:rFonts w:ascii="宋体" w:eastAsia="宋体" w:hAnsi="宋体" w:cs="Times New Roman"/>
          <w:sz w:val="30"/>
          <w:szCs w:val="30"/>
        </w:rPr>
        <w:t>（海）之外皆寈（請）</w:t>
      </w:r>
      <w:ins w:id="23" w:author="Guangyu Zhu" w:date="2025-12-30T11:14:00Z" w16du:dateUtc="2025-12-30T03:14:00Z">
        <w:r w:rsidR="00595F90" w:rsidRPr="00595F90">
          <w:rPr>
            <w:rFonts w:ascii="SimSun-ExtB" w:eastAsia="SimSun-ExtB" w:hAnsi="SimSun-ExtB" w:cs="SimSun-ExtB" w:hint="eastAsia"/>
            <w:sz w:val="30"/>
            <w:szCs w:val="30"/>
          </w:rPr>
          <w:t>𬒬</w:t>
        </w:r>
      </w:ins>
      <w:r w:rsidRPr="001B73F3">
        <w:rPr>
          <w:rFonts w:ascii="宋体" w:eastAsia="宋体" w:hAnsi="宋体" w:cs="Times New Roman"/>
          <w:sz w:val="30"/>
          <w:szCs w:val="30"/>
        </w:rPr>
        <w:t>（貢）。”</w:t>
      </w:r>
    </w:p>
    <w:p w14:paraId="2C880476" w14:textId="043F4D0F" w:rsidR="00DC0223" w:rsidRDefault="001B73F3" w:rsidP="001B73F3">
      <w:pPr>
        <w:rPr>
          <w:ins w:id="24" w:author="Guangyu Zhu" w:date="2025-12-30T11:09:00Z" w16du:dateUtc="2025-12-30T03:09:00Z"/>
          <w:rFonts w:ascii="宋体" w:eastAsia="宋体" w:hAnsi="宋体" w:cs="Times New Roman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《容成氏》：“湯於是</w:t>
      </w:r>
      <w:ins w:id="25" w:author="Guangyu Zhu" w:date="2025-12-30T11:14:00Z" w16du:dateUtc="2025-12-30T03:14:00Z">
        <w:r w:rsidR="00595F90" w:rsidRPr="00DC0223">
          <w:rPr>
            <w:rFonts w:ascii="SimSun-ExtG" w:eastAsia="SimSun-ExtG" w:hAnsi="SimSun-ExtG" w:cs="SimSun-ExtG" w:hint="eastAsia"/>
            <w:sz w:val="30"/>
            <w:szCs w:val="30"/>
          </w:rPr>
          <w:t>𰲛</w:t>
        </w:r>
      </w:ins>
      <w:r w:rsidRPr="001B73F3">
        <w:rPr>
          <w:rFonts w:ascii="宋体" w:eastAsia="宋体" w:hAnsi="宋体" w:cs="Times New Roman"/>
          <w:sz w:val="30"/>
          <w:szCs w:val="30"/>
        </w:rPr>
        <w:t>（乎）</w:t>
      </w:r>
      <w:ins w:id="26" w:author="Guangyu Zhu" w:date="2025-12-30T11:14:00Z" w16du:dateUtc="2025-12-30T03:14:00Z">
        <w:r w:rsidR="00595F90" w:rsidRPr="00595F90">
          <w:rPr>
            <w:rFonts w:ascii="SimSun-ExtG" w:eastAsia="SimSun-ExtG" w:hAnsi="SimSun-ExtG" w:cs="SimSun-ExtG" w:hint="eastAsia"/>
            <w:sz w:val="30"/>
            <w:szCs w:val="30"/>
          </w:rPr>
          <w:t>𲁫</w:t>
        </w:r>
      </w:ins>
      <w:r w:rsidRPr="001B73F3">
        <w:rPr>
          <w:rFonts w:ascii="宋体" w:eastAsia="宋体" w:hAnsi="宋体" w:cs="Times New Roman"/>
          <w:sz w:val="30"/>
          <w:szCs w:val="30"/>
        </w:rPr>
        <w:t>（徵）九州之</w:t>
      </w:r>
      <w:del w:id="27" w:author="Guangyu Zhu" w:date="2025-12-30T11:14:00Z" w16du:dateUtc="2025-12-30T03:14:00Z">
        <w:r w:rsidRPr="001B73F3" w:rsidDel="00595F90">
          <w:rPr>
            <w:rFonts w:ascii="宋体" w:eastAsia="宋体" w:hAnsi="宋体" w:cs="Times New Roman" w:hint="eastAsia"/>
            <w:sz w:val="30"/>
            <w:szCs w:val="30"/>
          </w:rPr>
          <w:delText>币</w:delText>
        </w:r>
      </w:del>
      <w:ins w:id="28" w:author="Guangyu Zhu" w:date="2025-12-30T11:14:00Z" w16du:dateUtc="2025-12-30T03:14:00Z">
        <w:r w:rsidR="00595F90">
          <w:rPr>
            <w:rFonts w:ascii="宋体" w:eastAsia="宋体" w:hAnsi="宋体" w:cs="Times New Roman" w:hint="eastAsia"/>
            <w:sz w:val="30"/>
            <w:szCs w:val="30"/>
          </w:rPr>
          <w:t>帀</w:t>
        </w:r>
      </w:ins>
      <w:r w:rsidRPr="001B73F3">
        <w:rPr>
          <w:rFonts w:ascii="宋体" w:eastAsia="宋体" w:hAnsi="宋体" w:cs="Times New Roman"/>
          <w:sz w:val="30"/>
          <w:szCs w:val="30"/>
        </w:rPr>
        <w:t>（師），以</w:t>
      </w:r>
      <w:del w:id="29" w:author="Guangyu Zhu" w:date="2025-12-30T11:14:00Z" w16du:dateUtc="2025-12-30T03:14:00Z">
        <w:r w:rsidRPr="001B73F3" w:rsidDel="00595F90">
          <w:rPr>
            <w:rFonts w:ascii="宋体" w:eastAsia="宋体" w:hAnsi="宋体" w:cs="Times New Roman" w:hint="eastAsia"/>
            <w:sz w:val="30"/>
            <w:szCs w:val="30"/>
          </w:rPr>
          <w:delText>震</w:delText>
        </w:r>
      </w:del>
      <w:ins w:id="30" w:author="Guangyu Zhu" w:date="2025-12-30T11:15:00Z" w16du:dateUtc="2025-12-30T03:15:00Z">
        <w:r w:rsidR="00595F90" w:rsidRPr="00595F90">
          <w:rPr>
            <w:rFonts w:ascii="SimSun-ExtB" w:eastAsia="SimSun-ExtB" w:hAnsi="SimSun-ExtB" w:cs="SimSun-ExtB" w:hint="eastAsia"/>
            <w:sz w:val="30"/>
            <w:szCs w:val="30"/>
          </w:rPr>
          <w:t>𩂡</w:t>
        </w:r>
      </w:ins>
      <w:r w:rsidRPr="001B73F3">
        <w:rPr>
          <w:rFonts w:ascii="宋体" w:eastAsia="宋体" w:hAnsi="宋体" w:cs="Times New Roman"/>
          <w:sz w:val="30"/>
          <w:szCs w:val="30"/>
        </w:rPr>
        <w:t>（略）四</w:t>
      </w:r>
      <w:ins w:id="31" w:author="Guangyu Zhu" w:date="2025-12-30T11:09:00Z" w16du:dateUtc="2025-12-30T03:09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32" w:author="Guangyu Zhu" w:date="2025-12-30T11:09:00Z" w16du:dateUtc="2025-12-30T03:09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（海）之内。”</w:t>
      </w:r>
    </w:p>
    <w:p w14:paraId="7448AEA4" w14:textId="0AFB179A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《仲弓》：“昔三弋（代）之明王，又（有）四</w:t>
      </w:r>
      <w:ins w:id="33" w:author="Guangyu Zhu" w:date="2025-12-30T11:09:00Z" w16du:dateUtc="2025-12-30T03:09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r w:rsidRPr="001B73F3">
        <w:rPr>
          <w:rFonts w:ascii="宋体" w:eastAsia="宋体" w:hAnsi="宋体" w:cs="Times New Roman"/>
          <w:sz w:val="30"/>
          <w:szCs w:val="30"/>
        </w:rPr>
        <w:t>（海）之内，猷（猶）來</w:t>
      </w:r>
      <w:ins w:id="34" w:author="Guangyu Zhu" w:date="2025-12-30T11:15:00Z" w16du:dateUtc="2025-12-30T03:15:00Z">
        <w:r w:rsidR="00595F90" w:rsidRPr="00595F90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35" w:author="Guangyu Zhu" w:date="2025-12-30T11:15:00Z" w16du:dateUtc="2025-12-30T03:15:00Z">
        <w:r w:rsidRPr="001B73F3" w:rsidDel="00595F90">
          <w:rPr>
            <w:rFonts w:ascii="宋体" w:eastAsia="宋体" w:hAnsi="宋体" w:cs="Times New Roman"/>
            <w:sz w:val="30"/>
            <w:szCs w:val="30"/>
          </w:rPr>
          <w:delText>口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。”</w:t>
      </w:r>
    </w:p>
    <w:p w14:paraId="2360CB82" w14:textId="19205AD0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《凡物甲》：“之&lt;先&gt;智（知）四</w:t>
      </w:r>
      <w:ins w:id="36" w:author="Guangyu Zhu" w:date="2025-12-30T11:09:00Z" w16du:dateUtc="2025-12-30T03:09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37" w:author="Guangyu Zhu" w:date="2025-12-30T11:09:00Z" w16du:dateUtc="2025-12-30T03:09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（海），至聖（聽）千里，達見百里。”</w:t>
      </w:r>
    </w:p>
    <w:p w14:paraId="536BF7E4" w14:textId="25BFAE15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《凡物甲》：“侳（坐）而思之，姊（際）於千里；</w:t>
      </w:r>
      <w:ins w:id="38" w:author="Guangyu Zhu" w:date="2025-12-30T11:16:00Z" w16du:dateUtc="2025-12-30T03:16:00Z">
        <w:r w:rsidR="00595F90" w:rsidRPr="00595F90">
          <w:rPr>
            <w:rFonts w:ascii="SimSun-ExtB" w:eastAsia="SimSun-ExtB" w:hAnsi="SimSun-ExtB" w:cs="SimSun-ExtB" w:hint="eastAsia"/>
            <w:sz w:val="30"/>
            <w:szCs w:val="30"/>
          </w:rPr>
          <w:t>𨑓</w:t>
        </w:r>
      </w:ins>
      <w:r w:rsidRPr="001B73F3">
        <w:rPr>
          <w:rFonts w:ascii="宋体" w:eastAsia="宋体" w:hAnsi="宋体" w:cs="Times New Roman"/>
          <w:sz w:val="30"/>
          <w:szCs w:val="30"/>
        </w:rPr>
        <w:t>（起）而甬（用）之，練（陳）於四</w:t>
      </w:r>
      <w:ins w:id="39" w:author="Guangyu Zhu" w:date="2025-12-30T11:10:00Z" w16du:dateUtc="2025-12-30T03:10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40" w:author="Guangyu Zhu" w:date="2025-12-30T11:10:00Z" w16du:dateUtc="2025-12-30T03:10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（海）。”</w:t>
      </w:r>
    </w:p>
    <w:p w14:paraId="7011D279" w14:textId="1C7D1E54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《凡物乙》：“先智（知）四</w:t>
      </w:r>
      <w:ins w:id="41" w:author="Guangyu Zhu" w:date="2025-12-30T11:10:00Z" w16du:dateUtc="2025-12-30T03:10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42" w:author="Guangyu Zhu" w:date="2025-12-30T11:10:00Z" w16du:dateUtc="2025-12-30T03:10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母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（海），至聖（聽）千里，達見百里。”</w:t>
      </w:r>
    </w:p>
    <w:p w14:paraId="76C45454" w14:textId="16D6791C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《吴命》：“余必攼芒（亡）尔社禝（稷），以</w:t>
      </w:r>
      <w:ins w:id="43" w:author="Guangyu Zhu" w:date="2025-12-30T11:20:00Z" w16du:dateUtc="2025-12-30T03:20:00Z">
        <w:r w:rsidR="00595F90" w:rsidRPr="00595F90">
          <w:rPr>
            <w:rFonts w:ascii="SimSun-ExtG" w:eastAsia="SimSun-ExtG" w:hAnsi="SimSun-ExtG" w:cs="SimSun-ExtG" w:hint="eastAsia"/>
            <w:sz w:val="30"/>
            <w:szCs w:val="30"/>
          </w:rPr>
          <w:t>𱚈</w:t>
        </w:r>
      </w:ins>
      <w:del w:id="44" w:author="Guangyu Zhu" w:date="2025-12-30T11:20:00Z" w16du:dateUtc="2025-12-30T03:20:00Z">
        <w:r w:rsidRPr="001B73F3" w:rsidDel="00595F90">
          <w:rPr>
            <w:rFonts w:ascii="宋体" w:eastAsia="宋体" w:hAnsi="宋体" w:cs="Times New Roman"/>
            <w:sz w:val="30"/>
            <w:szCs w:val="30"/>
          </w:rPr>
          <w:delText>室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（廣）東</w:t>
      </w:r>
      <w:ins w:id="45" w:author="Guangyu Zhu" w:date="2025-12-30T11:10:00Z" w16du:dateUtc="2025-12-30T03:10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46" w:author="Guangyu Zhu" w:date="2025-12-30T11:10:00Z" w16du:dateUtc="2025-12-30T03:10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（海）之表。”</w:t>
      </w:r>
    </w:p>
    <w:p w14:paraId="64E41BC4" w14:textId="73E9D373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《繫年二十》：“述（遂）以伐齊</w:t>
      </w:r>
      <w:r w:rsidRPr="00595F90">
        <w:rPr>
          <w:rFonts w:ascii="宋体" w:eastAsia="宋体" w:hAnsi="宋体" w:cs="Times New Roman"/>
          <w:sz w:val="30"/>
          <w:szCs w:val="30"/>
          <w:vertAlign w:val="subscript"/>
          <w:rPrChange w:id="47" w:author="Guangyu Zhu" w:date="2025-12-30T11:20:00Z" w16du:dateUtc="2025-12-30T03:20:00Z">
            <w:rPr>
              <w:rFonts w:ascii="宋体" w:eastAsia="宋体" w:hAnsi="宋体" w:cs="Times New Roman"/>
              <w:sz w:val="30"/>
              <w:szCs w:val="30"/>
            </w:rPr>
          </w:rPrChange>
        </w:rPr>
        <w:t>=</w:t>
      </w:r>
      <w:r w:rsidRPr="001B73F3">
        <w:rPr>
          <w:rFonts w:ascii="宋体" w:eastAsia="宋体" w:hAnsi="宋体" w:cs="Times New Roman"/>
          <w:sz w:val="30"/>
          <w:szCs w:val="30"/>
        </w:rPr>
        <w:t>（齊，齊）人安（焉）始爲長城於濟，自南山逗（屬）之北</w:t>
      </w:r>
      <w:ins w:id="48" w:author="Guangyu Zhu" w:date="2025-12-30T11:10:00Z" w16du:dateUtc="2025-12-30T03:10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del w:id="49" w:author="Guangyu Zhu" w:date="2025-12-30T11:10:00Z" w16du:dateUtc="2025-12-30T03:10:00Z">
        <w:r w:rsidRPr="001B73F3" w:rsidDel="00DC0223">
          <w:rPr>
            <w:rFonts w:ascii="宋体" w:eastAsia="宋体" w:hAnsi="宋体" w:cs="Times New Roman"/>
            <w:sz w:val="30"/>
            <w:szCs w:val="30"/>
          </w:rPr>
          <w:delText>海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（海）。”</w:t>
      </w:r>
    </w:p>
    <w:p w14:paraId="1E0A14C8" w14:textId="28C2EF70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《九主》：“伊尹受令（命）於湯，乃論</w:t>
      </w:r>
      <w:ins w:id="50" w:author="Guangyu Zhu" w:date="2025-12-30T11:10:00Z" w16du:dateUtc="2025-12-30T03:10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r w:rsidRPr="001B73F3">
        <w:rPr>
          <w:rFonts w:ascii="宋体" w:eastAsia="宋体" w:hAnsi="宋体" w:cs="Times New Roman"/>
          <w:sz w:val="30"/>
          <w:szCs w:val="30"/>
        </w:rPr>
        <w:t>（海）内四邦□□□□□□□□□□圖。”</w:t>
      </w:r>
    </w:p>
    <w:p w14:paraId="03CC09B0" w14:textId="32DECA5B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lastRenderedPageBreak/>
        <w:t>《明君》：“稾（豪）巽（選）</w:t>
      </w:r>
      <w:ins w:id="51" w:author="Guangyu Zhu" w:date="2025-12-30T11:10:00Z" w16du:dateUtc="2025-12-30T03:10:00Z">
        <w:r w:rsidR="00DC0223" w:rsidRPr="00DC0223">
          <w:rPr>
            <w:rFonts w:ascii="SimSun-ExtB" w:eastAsia="SimSun-ExtB" w:hAnsi="SimSun-ExtB" w:cs="SimSun-ExtB" w:hint="eastAsia"/>
            <w:sz w:val="30"/>
            <w:szCs w:val="30"/>
          </w:rPr>
          <w:t>𣳠</w:t>
        </w:r>
      </w:ins>
      <w:r w:rsidRPr="001B73F3">
        <w:rPr>
          <w:rFonts w:ascii="宋体" w:eastAsia="宋体" w:hAnsi="宋体" w:cs="Times New Roman"/>
          <w:sz w:val="30"/>
          <w:szCs w:val="30"/>
        </w:rPr>
        <w:t>（海）内之眾，以爲兵首釰（刃）。”</w:t>
      </w:r>
    </w:p>
    <w:p w14:paraId="459C4DEC" w14:textId="6CEBA2C9" w:rsidR="001B73F3" w:rsidRPr="00595F90" w:rsidRDefault="001B73F3" w:rsidP="001B73F3">
      <w:pPr>
        <w:rPr>
          <w:rFonts w:ascii="宋体" w:eastAsia="宋体" w:hAnsi="宋体" w:cs="Times New Roman" w:hint="eastAsia"/>
          <w:b/>
          <w:bCs/>
          <w:sz w:val="30"/>
          <w:szCs w:val="30"/>
          <w:rPrChange w:id="52" w:author="Guangyu Zhu" w:date="2025-12-30T11:21:00Z" w16du:dateUtc="2025-12-30T03:21:00Z">
            <w:rPr>
              <w:rFonts w:ascii="宋体" w:eastAsia="宋体" w:hAnsi="宋体" w:cs="Times New Roman" w:hint="eastAsia"/>
              <w:sz w:val="30"/>
              <w:szCs w:val="30"/>
            </w:rPr>
          </w:rPrChange>
        </w:rPr>
      </w:pPr>
      <w:del w:id="53" w:author="Guangyu Zhu" w:date="2025-12-30T11:21:00Z" w16du:dateUtc="2025-12-30T03:21:00Z">
        <w:r w:rsidRPr="00595F90" w:rsidDel="00595F90">
          <w:rPr>
            <w:rFonts w:ascii="宋体" w:eastAsia="宋体" w:hAnsi="宋体" w:cs="Times New Roman" w:hint="eastAsia"/>
            <w:b/>
            <w:bCs/>
            <w:sz w:val="30"/>
            <w:szCs w:val="30"/>
            <w:rPrChange w:id="54" w:author="Guangyu Zhu" w:date="2025-12-30T11:21:00Z" w16du:dateUtc="2025-12-30T03:21:00Z">
              <w:rPr>
                <w:rFonts w:ascii="宋体" w:eastAsia="宋体" w:hAnsi="宋体" w:cs="Times New Roman"/>
                <w:sz w:val="30"/>
                <w:szCs w:val="30"/>
              </w:rPr>
            </w:rPrChange>
          </w:rPr>
          <w:delText>含</w:delText>
        </w:r>
      </w:del>
      <w:bookmarkStart w:id="55" w:name="_Hlk217986136"/>
      <w:ins w:id="56" w:author="Guangyu Zhu" w:date="2025-12-30T11:21:00Z" w16du:dateUtc="2025-12-30T03:21:00Z">
        <w:r w:rsidR="00595F90" w:rsidRPr="00595F90">
          <w:rPr>
            <w:rFonts w:ascii="SimSun-ExtB" w:eastAsia="SimSun-ExtB" w:hAnsi="SimSun-ExtB" w:cs="SimSun-ExtB" w:hint="eastAsia"/>
            <w:b/>
            <w:bCs/>
            <w:sz w:val="30"/>
            <w:szCs w:val="30"/>
          </w:rPr>
          <w:t>𠰔</w:t>
        </w:r>
      </w:ins>
      <w:bookmarkEnd w:id="55"/>
      <w:r w:rsidRPr="00595F90">
        <w:rPr>
          <w:rFonts w:ascii="宋体" w:eastAsia="宋体" w:hAnsi="宋体" w:cs="Times New Roman"/>
          <w:b/>
          <w:bCs/>
          <w:sz w:val="30"/>
          <w:szCs w:val="30"/>
          <w:rPrChange w:id="57" w:author="Guangyu Zhu" w:date="2025-12-30T11:21:00Z" w16du:dateUtc="2025-12-30T03:21:00Z">
            <w:rPr>
              <w:rFonts w:ascii="宋体" w:eastAsia="宋体" w:hAnsi="宋体" w:cs="Times New Roman"/>
              <w:sz w:val="30"/>
              <w:szCs w:val="30"/>
            </w:rPr>
          </w:rPrChange>
        </w:rPr>
        <w:t>與悔</w:t>
      </w:r>
    </w:p>
    <w:p w14:paraId="489F4993" w14:textId="77777777" w:rsidR="00D34FCD" w:rsidRDefault="001B73F3" w:rsidP="001B73F3">
      <w:pPr>
        <w:rPr>
          <w:ins w:id="58" w:author="Guangyu Zhu" w:date="2025-12-30T11:22:00Z" w16du:dateUtc="2025-12-30T03:22:00Z"/>
          <w:rFonts w:ascii="宋体" w:eastAsia="宋体" w:hAnsi="宋体" w:cs="Times New Roman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《周易·革》：“革：改（巳）日</w:t>
      </w:r>
      <w:del w:id="59" w:author="Guangyu Zhu" w:date="2025-12-30T11:21:00Z" w16du:dateUtc="2025-12-30T03:21:00Z">
        <w:r w:rsidRPr="001B73F3" w:rsidDel="00595F90">
          <w:rPr>
            <w:rFonts w:ascii="宋体" w:eastAsia="宋体" w:hAnsi="宋体" w:cs="Times New Roman" w:hint="eastAsia"/>
            <w:sz w:val="30"/>
            <w:szCs w:val="30"/>
          </w:rPr>
          <w:delText>酒</w:delText>
        </w:r>
      </w:del>
      <w:ins w:id="60" w:author="Guangyu Zhu" w:date="2025-12-30T11:21:00Z" w16du:dateUtc="2025-12-30T03:21:00Z">
        <w:r w:rsidR="00595F90">
          <w:rPr>
            <w:rFonts w:ascii="宋体" w:eastAsia="宋体" w:hAnsi="宋体" w:cs="Times New Roman" w:hint="eastAsia"/>
            <w:sz w:val="30"/>
            <w:szCs w:val="30"/>
          </w:rPr>
          <w:t>迺</w:t>
        </w:r>
      </w:ins>
      <w:r w:rsidRPr="001B73F3">
        <w:rPr>
          <w:rFonts w:ascii="宋体" w:eastAsia="宋体" w:hAnsi="宋体" w:cs="Times New Roman"/>
          <w:sz w:val="30"/>
          <w:szCs w:val="30"/>
        </w:rPr>
        <w:t>（乃）孚，元羕（亨）貞，利貞，</w:t>
      </w:r>
      <w:bookmarkStart w:id="61" w:name="_Hlk217986153"/>
      <w:ins w:id="62" w:author="Guangyu Zhu" w:date="2025-12-30T11:22:00Z" w16du:dateUtc="2025-12-30T03:22:00Z">
        <w:r w:rsidR="00D34FCD" w:rsidRPr="00D34FCD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bookmarkEnd w:id="61"/>
      <w:r w:rsidRPr="001B73F3">
        <w:rPr>
          <w:rFonts w:ascii="宋体" w:eastAsia="宋体" w:hAnsi="宋体" w:cs="Times New Roman"/>
          <w:sz w:val="30"/>
          <w:szCs w:val="30"/>
        </w:rPr>
        <w:t>（悔）亡。”</w:t>
      </w:r>
    </w:p>
    <w:p w14:paraId="62B9486C" w14:textId="5F959D6E" w:rsidR="00D34FCD" w:rsidRDefault="001B73F3" w:rsidP="001B73F3">
      <w:pPr>
        <w:rPr>
          <w:ins w:id="63" w:author="Guangyu Zhu" w:date="2025-12-30T11:22:00Z" w16du:dateUtc="2025-12-30T03:22:00Z"/>
          <w:rFonts w:ascii="宋体" w:eastAsia="宋体" w:hAnsi="宋体" w:cs="Times New Roman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《曹沫》：“思（使）其志</w:t>
      </w:r>
      <w:ins w:id="64" w:author="Guangyu Zhu" w:date="2025-12-30T11:23:00Z" w16du:dateUtc="2025-12-30T03:23:00Z">
        <w:r w:rsidR="00D34FCD" w:rsidRPr="00D34FCD">
          <w:rPr>
            <w:rFonts w:ascii="SimSun-ExtB" w:eastAsia="SimSun-ExtB" w:hAnsi="SimSun-ExtB" w:cs="SimSun-ExtB" w:hint="eastAsia"/>
            <w:sz w:val="30"/>
            <w:szCs w:val="30"/>
          </w:rPr>
          <w:t>𨑓</w:t>
        </w:r>
      </w:ins>
      <w:r w:rsidRPr="001B73F3">
        <w:rPr>
          <w:rFonts w:ascii="宋体" w:eastAsia="宋体" w:hAnsi="宋体" w:cs="Times New Roman"/>
          <w:sz w:val="30"/>
          <w:szCs w:val="30"/>
        </w:rPr>
        <w:t>（起），</w:t>
      </w:r>
      <w:ins w:id="65" w:author="Guangyu Zhu" w:date="2025-12-30T11:23:00Z" w16du:dateUtc="2025-12-30T03:23:00Z">
        <w:r w:rsidR="00D34FCD">
          <w:rPr>
            <w:rFonts w:ascii="宋体" w:eastAsia="宋体" w:hAnsi="宋体" w:cs="Times New Roman" w:hint="eastAsia"/>
            <w:sz w:val="30"/>
            <w:szCs w:val="30"/>
          </w:rPr>
          <w:t>㦷</w:t>
        </w:r>
      </w:ins>
      <w:r w:rsidRPr="001B73F3">
        <w:rPr>
          <w:rFonts w:ascii="宋体" w:eastAsia="宋体" w:hAnsi="宋体" w:cs="Times New Roman"/>
          <w:sz w:val="30"/>
          <w:szCs w:val="30"/>
        </w:rPr>
        <w:t>（勇）者思（使）憙（喜），孳（葸）者思（使）</w:t>
      </w:r>
      <w:ins w:id="66" w:author="Guangyu Zhu" w:date="2025-12-30T11:22:00Z" w16du:dateUtc="2025-12-30T03:22:00Z">
        <w:r w:rsidR="00D34FCD" w:rsidRPr="00D34FCD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（悔），肰（然）句（後）改</w:t>
      </w:r>
      <w:ins w:id="67" w:author="Guangyu Zhu" w:date="2025-12-30T11:24:00Z" w16du:dateUtc="2025-12-30T03:24:00Z">
        <w:r w:rsidR="00D34FCD" w:rsidRPr="00DC0223">
          <w:rPr>
            <w:rFonts w:ascii="SimSun-ExtB" w:eastAsia="SimSun-ExtB" w:hAnsi="SimSun-ExtB" w:cs="SimSun-ExtB" w:hint="eastAsia"/>
            <w:sz w:val="30"/>
            <w:szCs w:val="30"/>
          </w:rPr>
          <w:t>𫩞</w:t>
        </w:r>
      </w:ins>
      <w:r w:rsidRPr="001B73F3">
        <w:rPr>
          <w:rFonts w:ascii="宋体" w:eastAsia="宋体" w:hAnsi="宋体" w:cs="Times New Roman"/>
          <w:sz w:val="30"/>
          <w:szCs w:val="30"/>
        </w:rPr>
        <w:t>（始）。”</w:t>
      </w:r>
    </w:p>
    <w:p w14:paraId="18663E4A" w14:textId="66AA3971" w:rsidR="001B73F3" w:rsidRPr="00D34FCD" w:rsidRDefault="00D34FCD" w:rsidP="001B73F3">
      <w:pPr>
        <w:rPr>
          <w:rFonts w:ascii="宋体" w:eastAsia="宋体" w:hAnsi="宋体" w:cs="Times New Roman" w:hint="eastAsia"/>
          <w:b/>
          <w:bCs/>
          <w:sz w:val="30"/>
          <w:szCs w:val="30"/>
          <w:rPrChange w:id="68" w:author="Guangyu Zhu" w:date="2025-12-30T11:23:00Z" w16du:dateUtc="2025-12-30T03:23:00Z">
            <w:rPr>
              <w:rFonts w:ascii="宋体" w:eastAsia="宋体" w:hAnsi="宋体" w:cs="Times New Roman" w:hint="eastAsia"/>
              <w:sz w:val="30"/>
              <w:szCs w:val="30"/>
            </w:rPr>
          </w:rPrChange>
        </w:rPr>
      </w:pPr>
      <w:ins w:id="69" w:author="Guangyu Zhu" w:date="2025-12-30T11:22:00Z" w16du:dateUtc="2025-12-30T03:22:00Z">
        <w:r w:rsidRPr="00D34FCD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70" w:author="Guangyu Zhu" w:date="2025-12-30T11:23:00Z" w16du:dateUtc="2025-12-30T03:23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𠰔</w:t>
        </w:r>
      </w:ins>
      <w:del w:id="71" w:author="Guangyu Zhu" w:date="2025-12-30T11:22:00Z" w16du:dateUtc="2025-12-30T03:22:00Z">
        <w:r w:rsidR="001B73F3" w:rsidRPr="00D34FCD" w:rsidDel="00D34FCD">
          <w:rPr>
            <w:rFonts w:ascii="宋体" w:eastAsia="宋体" w:hAnsi="宋体" w:cs="Times New Roman"/>
            <w:b/>
            <w:bCs/>
            <w:sz w:val="30"/>
            <w:szCs w:val="30"/>
            <w:rPrChange w:id="72" w:author="Guangyu Zhu" w:date="2025-12-30T11:23:00Z" w16du:dateUtc="2025-12-30T03:23:00Z">
              <w:rPr>
                <w:rFonts w:ascii="宋体" w:eastAsia="宋体" w:hAnsi="宋体" w:cs="Times New Roman"/>
                <w:sz w:val="30"/>
                <w:szCs w:val="30"/>
              </w:rPr>
            </w:rPrChange>
          </w:rPr>
          <w:delText>含</w:delText>
        </w:r>
      </w:del>
      <w:r w:rsidR="001B73F3" w:rsidRPr="00D34FCD">
        <w:rPr>
          <w:rFonts w:ascii="宋体" w:eastAsia="宋体" w:hAnsi="宋体" w:cs="Times New Roman"/>
          <w:b/>
          <w:bCs/>
          <w:sz w:val="30"/>
          <w:szCs w:val="30"/>
          <w:rPrChange w:id="73" w:author="Guangyu Zhu" w:date="2025-12-30T11:23:00Z" w16du:dateUtc="2025-12-30T03:23:00Z">
            <w:rPr>
              <w:rFonts w:ascii="宋体" w:eastAsia="宋体" w:hAnsi="宋体" w:cs="Times New Roman"/>
              <w:sz w:val="30"/>
              <w:szCs w:val="30"/>
            </w:rPr>
          </w:rPrChange>
        </w:rPr>
        <w:t>與</w:t>
      </w:r>
      <w:del w:id="74" w:author="Guangyu Zhu" w:date="2025-12-30T11:24:00Z" w16du:dateUtc="2025-12-30T03:24:00Z">
        <w:r w:rsidR="001B73F3" w:rsidRPr="00D34FCD" w:rsidDel="00D34FCD">
          <w:rPr>
            <w:rFonts w:ascii="宋体" w:eastAsia="宋体" w:hAnsi="宋体" w:cs="Times New Roman" w:hint="eastAsia"/>
            <w:b/>
            <w:bCs/>
            <w:sz w:val="30"/>
            <w:szCs w:val="30"/>
            <w:rPrChange w:id="75" w:author="Guangyu Zhu" w:date="2025-12-30T11:23:00Z" w16du:dateUtc="2025-12-30T03:23:00Z">
              <w:rPr>
                <w:rFonts w:ascii="宋体" w:eastAsia="宋体" w:hAnsi="宋体" w:cs="Times New Roman"/>
                <w:sz w:val="30"/>
                <w:szCs w:val="30"/>
              </w:rPr>
            </w:rPrChange>
          </w:rPr>
          <w:delText>敏</w:delText>
        </w:r>
      </w:del>
      <w:bookmarkStart w:id="76" w:name="_Hlk217987280"/>
      <w:ins w:id="77" w:author="Guangyu Zhu" w:date="2025-12-30T11:24:00Z" w16du:dateUtc="2025-12-30T03:24:00Z">
        <w:r w:rsidRPr="00D34FCD">
          <w:rPr>
            <w:rFonts w:ascii="SimSun-ExtB" w:eastAsia="SimSun-ExtB" w:hAnsi="SimSun-ExtB" w:cs="SimSun-ExtB" w:hint="eastAsia"/>
            <w:b/>
            <w:bCs/>
            <w:sz w:val="30"/>
            <w:szCs w:val="30"/>
          </w:rPr>
          <w:t>𠧩</w:t>
        </w:r>
      </w:ins>
      <w:bookmarkEnd w:id="76"/>
    </w:p>
    <w:p w14:paraId="588F8C62" w14:textId="02792CD4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《筮法七》：“</w:t>
      </w:r>
      <w:del w:id="78" w:author="Guangyu Zhu" w:date="2025-12-30T11:24:00Z" w16du:dateUtc="2025-12-30T03:24:00Z">
        <w:r w:rsidRPr="001B73F3" w:rsidDel="00D34FCD">
          <w:rPr>
            <w:rFonts w:ascii="宋体" w:eastAsia="宋体" w:hAnsi="宋体" w:cs="Times New Roman" w:hint="eastAsia"/>
            <w:sz w:val="30"/>
            <w:szCs w:val="30"/>
          </w:rPr>
          <w:delText>凸</w:delText>
        </w:r>
      </w:del>
      <w:ins w:id="79" w:author="Guangyu Zhu" w:date="2025-12-30T11:25:00Z" w16du:dateUtc="2025-12-30T03:25:00Z">
        <w:r w:rsidR="00D34FCD" w:rsidRPr="00D34FCD">
          <w:rPr>
            <w:rFonts w:ascii="宋体" w:eastAsia="宋体" w:hAnsi="宋体" w:cs="Times New Roman" w:hint="eastAsia"/>
            <w:sz w:val="30"/>
            <w:szCs w:val="30"/>
          </w:rPr>
          <w:t>⿱凡口</w:t>
        </w:r>
      </w:ins>
      <w:r w:rsidRPr="001B73F3">
        <w:rPr>
          <w:rFonts w:ascii="宋体" w:eastAsia="宋体" w:hAnsi="宋体" w:cs="Times New Roman"/>
          <w:sz w:val="30"/>
          <w:szCs w:val="30"/>
        </w:rPr>
        <w:t>（凡）讎（售），參（三）男同女（女，女）</w:t>
      </w:r>
      <w:del w:id="80" w:author="Guangyu Zhu" w:date="2025-12-30T11:25:00Z" w16du:dateUtc="2025-12-30T03:25:00Z">
        <w:r w:rsidRPr="001B73F3" w:rsidDel="00D34FCD">
          <w:rPr>
            <w:rFonts w:ascii="宋体" w:eastAsia="宋体" w:hAnsi="宋体" w:cs="Times New Roman" w:hint="eastAsia"/>
            <w:sz w:val="30"/>
            <w:szCs w:val="30"/>
          </w:rPr>
          <w:delText>オ</w:delText>
        </w:r>
      </w:del>
      <w:ins w:id="81" w:author="Guangyu Zhu" w:date="2025-12-30T11:25:00Z" w16du:dateUtc="2025-12-30T03:25:00Z">
        <w:r w:rsidR="00D34FCD">
          <w:rPr>
            <w:rFonts w:ascii="宋体" w:eastAsia="宋体" w:hAnsi="宋体" w:cs="Times New Roman" w:hint="eastAsia"/>
            <w:sz w:val="30"/>
            <w:szCs w:val="30"/>
          </w:rPr>
          <w:t>才</w:t>
        </w:r>
      </w:ins>
      <w:r w:rsidRPr="001B73F3">
        <w:rPr>
          <w:rFonts w:ascii="宋体" w:eastAsia="宋体" w:hAnsi="宋体" w:cs="Times New Roman"/>
          <w:sz w:val="30"/>
          <w:szCs w:val="30"/>
        </w:rPr>
        <w:t>（在）</w:t>
      </w:r>
      <w:ins w:id="82" w:author="Guangyu Zhu" w:date="2025-12-30T11:25:00Z" w16du:dateUtc="2025-12-30T03:25:00Z">
        <w:r w:rsidR="00D34FCD" w:rsidRPr="00D34FCD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1B73F3">
        <w:rPr>
          <w:rFonts w:ascii="宋体" w:eastAsia="宋体" w:hAnsi="宋体" w:cs="Times New Roman"/>
          <w:sz w:val="30"/>
          <w:szCs w:val="30"/>
        </w:rPr>
        <w:t>（</w:t>
      </w:r>
      <w:ins w:id="83" w:author="Guangyu Zhu" w:date="2025-12-30T11:25:00Z" w16du:dateUtc="2025-12-30T03:25:00Z">
        <w:r w:rsidR="00D34FCD" w:rsidRPr="00D34FCD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r w:rsidRPr="001B73F3">
        <w:rPr>
          <w:rFonts w:ascii="宋体" w:eastAsia="宋体" w:hAnsi="宋体" w:cs="Times New Roman"/>
          <w:sz w:val="30"/>
          <w:szCs w:val="30"/>
        </w:rPr>
        <w:t>）上，妻夫相見，讎（售）。”</w:t>
      </w:r>
    </w:p>
    <w:p w14:paraId="16097C26" w14:textId="57AFA464" w:rsidR="001B73F3" w:rsidRPr="00D34FCD" w:rsidRDefault="00D34FCD" w:rsidP="001B73F3">
      <w:pPr>
        <w:rPr>
          <w:rFonts w:ascii="宋体" w:eastAsia="宋体" w:hAnsi="宋体" w:cs="Times New Roman" w:hint="eastAsia"/>
          <w:b/>
          <w:bCs/>
          <w:sz w:val="30"/>
          <w:szCs w:val="30"/>
          <w:rPrChange w:id="84" w:author="Guangyu Zhu" w:date="2025-12-30T11:23:00Z" w16du:dateUtc="2025-12-30T03:23:00Z">
            <w:rPr>
              <w:rFonts w:ascii="宋体" w:eastAsia="宋体" w:hAnsi="宋体" w:cs="Times New Roman" w:hint="eastAsia"/>
              <w:sz w:val="30"/>
              <w:szCs w:val="30"/>
            </w:rPr>
          </w:rPrChange>
        </w:rPr>
      </w:pPr>
      <w:bookmarkStart w:id="85" w:name="_Hlk217986420"/>
      <w:ins w:id="86" w:author="Guangyu Zhu" w:date="2025-12-30T11:22:00Z" w16du:dateUtc="2025-12-30T03:22:00Z">
        <w:r w:rsidRPr="00D34FCD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87" w:author="Guangyu Zhu" w:date="2025-12-30T11:23:00Z" w16du:dateUtc="2025-12-30T03:23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𠰔</w:t>
        </w:r>
      </w:ins>
      <w:bookmarkEnd w:id="85"/>
      <w:del w:id="88" w:author="Guangyu Zhu" w:date="2025-12-30T11:22:00Z" w16du:dateUtc="2025-12-30T03:22:00Z">
        <w:r w:rsidR="001B73F3" w:rsidRPr="00D34FCD" w:rsidDel="00D34FCD">
          <w:rPr>
            <w:rFonts w:ascii="宋体" w:eastAsia="宋体" w:hAnsi="宋体" w:cs="Times New Roman"/>
            <w:b/>
            <w:bCs/>
            <w:sz w:val="30"/>
            <w:szCs w:val="30"/>
            <w:rPrChange w:id="89" w:author="Guangyu Zhu" w:date="2025-12-30T11:23:00Z" w16du:dateUtc="2025-12-30T03:23:00Z">
              <w:rPr>
                <w:rFonts w:ascii="宋体" w:eastAsia="宋体" w:hAnsi="宋体" w:cs="Times New Roman"/>
                <w:sz w:val="30"/>
                <w:szCs w:val="30"/>
              </w:rPr>
            </w:rPrChange>
          </w:rPr>
          <w:delText>含</w:delText>
        </w:r>
      </w:del>
      <w:r w:rsidR="001B73F3" w:rsidRPr="00D34FCD">
        <w:rPr>
          <w:rFonts w:ascii="宋体" w:eastAsia="宋体" w:hAnsi="宋体" w:cs="Times New Roman"/>
          <w:b/>
          <w:bCs/>
          <w:sz w:val="30"/>
          <w:szCs w:val="30"/>
          <w:rPrChange w:id="90" w:author="Guangyu Zhu" w:date="2025-12-30T11:23:00Z" w16du:dateUtc="2025-12-30T03:23:00Z">
            <w:rPr>
              <w:rFonts w:ascii="宋体" w:eastAsia="宋体" w:hAnsi="宋体" w:cs="Times New Roman"/>
              <w:sz w:val="30"/>
              <w:szCs w:val="30"/>
            </w:rPr>
          </w:rPrChange>
        </w:rPr>
        <w:t>與謀</w:t>
      </w:r>
    </w:p>
    <w:p w14:paraId="04EC6A8A" w14:textId="5E62FC20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《繫年九》：“晉壤（襄）公卒，霝（靈）公高幼，夫</w:t>
      </w:r>
      <w:ins w:id="91" w:author="Guangyu Zhu" w:date="2025-12-30T11:26:00Z" w16du:dateUtc="2025-12-30T03:26:00Z">
        <w:r w:rsidR="0052239B">
          <w:rPr>
            <w:rFonts w:ascii="宋体" w:eastAsia="宋体" w:hAnsi="宋体" w:cs="Times New Roman" w:hint="eastAsia"/>
            <w:sz w:val="30"/>
            <w:szCs w:val="30"/>
            <w:vertAlign w:val="subscript"/>
          </w:rPr>
          <w:t>=</w:t>
        </w:r>
      </w:ins>
      <w:r w:rsidRPr="001B73F3">
        <w:rPr>
          <w:rFonts w:ascii="宋体" w:eastAsia="宋体" w:hAnsi="宋体" w:cs="Times New Roman"/>
          <w:sz w:val="30"/>
          <w:szCs w:val="30"/>
        </w:rPr>
        <w:t>（大夫）聚</w:t>
      </w:r>
      <w:ins w:id="92" w:author="Guangyu Zhu" w:date="2025-12-30T11:26:00Z" w16du:dateUtc="2025-12-30T03:26:00Z">
        <w:r w:rsidR="0052239B" w:rsidRPr="0052239B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1B73F3">
        <w:rPr>
          <w:rFonts w:ascii="宋体" w:eastAsia="宋体" w:hAnsi="宋体" w:cs="Times New Roman"/>
          <w:sz w:val="30"/>
          <w:szCs w:val="30"/>
        </w:rPr>
        <w:t>（謀）曰：‘君幼，未可奉承也，母（毋）乃不能邦？’”《鄭武》：“自</w:t>
      </w:r>
      <w:ins w:id="93" w:author="Guangyu Zhu" w:date="2025-12-30T11:27:00Z" w16du:dateUtc="2025-12-30T03:27:00Z">
        <w:r w:rsidR="0052239B" w:rsidRPr="0052239B">
          <w:rPr>
            <w:rFonts w:ascii="SimSun-ExtG" w:eastAsia="SimSun-ExtG" w:hAnsi="SimSun-ExtG" w:cs="SimSun-ExtG" w:hint="eastAsia"/>
            <w:sz w:val="30"/>
            <w:szCs w:val="30"/>
          </w:rPr>
          <w:t>𱥊</w:t>
        </w:r>
      </w:ins>
      <w:del w:id="94" w:author="Guangyu Zhu" w:date="2025-12-30T11:27:00Z" w16du:dateUtc="2025-12-30T03:27:00Z">
        <w:r w:rsidRPr="001B73F3" w:rsidDel="0052239B">
          <w:rPr>
            <w:rFonts w:ascii="宋体" w:eastAsia="宋体" w:hAnsi="宋体" w:cs="Times New Roman"/>
            <w:sz w:val="30"/>
            <w:szCs w:val="30"/>
          </w:rPr>
          <w:delText>躗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（衛）與奠（鄭）若，卑（比）耳而性</w:t>
      </w:r>
      <w:ins w:id="95" w:author="Guangyu Zhu" w:date="2025-12-30T11:26:00Z" w16du:dateUtc="2025-12-30T03:26:00Z">
        <w:r w:rsidR="0052239B" w:rsidRPr="0052239B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1B73F3">
        <w:rPr>
          <w:rFonts w:ascii="宋体" w:eastAsia="宋体" w:hAnsi="宋体" w:cs="Times New Roman"/>
          <w:sz w:val="30"/>
          <w:szCs w:val="30"/>
        </w:rPr>
        <w:t>（謀）。”</w:t>
      </w:r>
    </w:p>
    <w:p w14:paraId="7CBFF477" w14:textId="755EA462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《鄭武》：“夫</w:t>
      </w:r>
      <w:ins w:id="96" w:author="Guangyu Zhu" w:date="2025-12-30T11:28:00Z" w16du:dateUtc="2025-12-30T03:28:00Z">
        <w:r w:rsidR="0052239B">
          <w:rPr>
            <w:rFonts w:ascii="宋体" w:eastAsia="宋体" w:hAnsi="宋体" w:cs="Times New Roman" w:hint="eastAsia"/>
            <w:sz w:val="30"/>
            <w:szCs w:val="30"/>
            <w:vertAlign w:val="subscript"/>
          </w:rPr>
          <w:t>=</w:t>
        </w:r>
      </w:ins>
      <w:r w:rsidRPr="001B73F3">
        <w:rPr>
          <w:rFonts w:ascii="宋体" w:eastAsia="宋体" w:hAnsi="宋体" w:cs="Times New Roman"/>
          <w:sz w:val="30"/>
          <w:szCs w:val="30"/>
        </w:rPr>
        <w:t>（大夫）聚</w:t>
      </w:r>
      <w:del w:id="97" w:author="Guangyu Zhu" w:date="2025-12-30T11:28:00Z" w16du:dateUtc="2025-12-30T03:28:00Z">
        <w:r w:rsidRPr="001B73F3" w:rsidDel="0052239B">
          <w:rPr>
            <w:rFonts w:ascii="宋体" w:eastAsia="宋体" w:hAnsi="宋体" w:cs="Times New Roman"/>
            <w:sz w:val="30"/>
            <w:szCs w:val="30"/>
          </w:rPr>
          <w:delText>誉</w:delText>
        </w:r>
      </w:del>
      <w:ins w:id="98" w:author="Guangyu Zhu" w:date="2025-12-30T11:26:00Z" w16du:dateUtc="2025-12-30T03:26:00Z">
        <w:r w:rsidR="0052239B" w:rsidRPr="0052239B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1B73F3">
        <w:rPr>
          <w:rFonts w:ascii="宋体" w:eastAsia="宋体" w:hAnsi="宋体" w:cs="Times New Roman"/>
          <w:sz w:val="30"/>
          <w:szCs w:val="30"/>
        </w:rPr>
        <w:t>（謀），乃吏（使）臱（邊）父於君。”</w:t>
      </w:r>
    </w:p>
    <w:p w14:paraId="6B126C3E" w14:textId="4DEB6A18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《子儀》：“</w:t>
      </w:r>
      <w:ins w:id="99" w:author="Guangyu Zhu" w:date="2025-12-30T11:26:00Z" w16du:dateUtc="2025-12-30T03:26:00Z">
        <w:r w:rsidR="0052239B" w:rsidRPr="0052239B">
          <w:rPr>
            <w:rFonts w:ascii="SimSun-ExtB" w:eastAsia="SimSun-ExtB" w:hAnsi="SimSun-ExtB" w:cs="SimSun-ExtB" w:hint="eastAsia"/>
            <w:sz w:val="30"/>
            <w:szCs w:val="30"/>
          </w:rPr>
          <w:t>𠰔</w:t>
        </w:r>
      </w:ins>
      <w:r w:rsidRPr="001B73F3">
        <w:rPr>
          <w:rFonts w:ascii="宋体" w:eastAsia="宋体" w:hAnsi="宋体" w:cs="Times New Roman"/>
          <w:sz w:val="30"/>
          <w:szCs w:val="30"/>
        </w:rPr>
        <w:t>（謀）慶而賞之，乃</w:t>
      </w:r>
      <w:ins w:id="100" w:author="Guangyu Zhu" w:date="2025-12-30T11:29:00Z" w16du:dateUtc="2025-12-30T03:29:00Z">
        <w:r w:rsidR="0052239B" w:rsidRPr="0052239B">
          <w:rPr>
            <w:rFonts w:ascii="宋体" w:eastAsia="宋体" w:hAnsi="宋体" w:cs="Times New Roman" w:hint="eastAsia"/>
            <w:sz w:val="30"/>
            <w:szCs w:val="30"/>
          </w:rPr>
          <w:t>龹</w:t>
        </w:r>
      </w:ins>
      <w:r w:rsidRPr="001B73F3">
        <w:rPr>
          <w:rFonts w:ascii="宋体" w:eastAsia="宋体" w:hAnsi="宋体" w:cs="Times New Roman"/>
          <w:sz w:val="30"/>
          <w:szCs w:val="30"/>
        </w:rPr>
        <w:t>（券）冊秦邦之孯（賢），余（敘）自蠶月</w:t>
      </w:r>
      <w:ins w:id="101" w:author="Guangyu Zhu" w:date="2025-12-30T11:30:00Z" w16du:dateUtc="2025-12-30T03:30:00Z">
        <w:r w:rsidR="0052239B" w:rsidRPr="0052239B">
          <w:rPr>
            <w:rFonts w:ascii="SimSun-ExtG" w:eastAsia="SimSun-ExtG" w:hAnsi="SimSun-ExtG" w:cs="SimSun-ExtG" w:hint="eastAsia"/>
            <w:sz w:val="30"/>
            <w:szCs w:val="30"/>
          </w:rPr>
          <w:t>𱼩</w:t>
        </w:r>
      </w:ins>
      <w:del w:id="102" w:author="Guangyu Zhu" w:date="2025-12-30T11:30:00Z" w16du:dateUtc="2025-12-30T03:30:00Z">
        <w:r w:rsidRPr="001B73F3" w:rsidDel="0052239B">
          <w:rPr>
            <w:rFonts w:ascii="宋体" w:eastAsia="宋体" w:hAnsi="宋体" w:cs="Times New Roman"/>
            <w:sz w:val="30"/>
            <w:szCs w:val="30"/>
          </w:rPr>
          <w:delText>手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（至于）秋</w:t>
      </w:r>
      <w:ins w:id="103" w:author="Guangyu Zhu" w:date="2025-12-30T11:31:00Z" w16du:dateUtc="2025-12-30T03:31:00Z">
        <w:r w:rsidR="0052239B" w:rsidRPr="0052239B">
          <w:rPr>
            <w:rFonts w:ascii="SimSun-ExtB" w:eastAsia="SimSun-ExtB" w:hAnsi="SimSun-ExtB" w:cs="SimSun-ExtB" w:hint="eastAsia"/>
            <w:sz w:val="30"/>
            <w:szCs w:val="30"/>
          </w:rPr>
          <w:t>𪧧</w:t>
        </w:r>
      </w:ins>
      <w:r w:rsidRPr="001B73F3">
        <w:rPr>
          <w:rFonts w:ascii="宋体" w:eastAsia="宋体" w:hAnsi="宋体" w:cs="Times New Roman"/>
          <w:sz w:val="30"/>
          <w:szCs w:val="30"/>
        </w:rPr>
        <w:t>，備安（焉）。”</w:t>
      </w:r>
    </w:p>
    <w:p w14:paraId="3CCF7FD5" w14:textId="065F8F7A" w:rsidR="001B73F3" w:rsidRPr="00226AC3" w:rsidRDefault="00226AC3" w:rsidP="001B73F3">
      <w:pPr>
        <w:rPr>
          <w:rFonts w:ascii="宋体" w:eastAsia="宋体" w:hAnsi="宋体" w:cs="Times New Roman" w:hint="eastAsia"/>
          <w:b/>
          <w:bCs/>
          <w:sz w:val="30"/>
          <w:szCs w:val="30"/>
          <w:rPrChange w:id="104" w:author="Guangyu Zhu" w:date="2025-12-30T11:32:00Z" w16du:dateUtc="2025-12-30T03:32:00Z">
            <w:rPr>
              <w:rFonts w:ascii="宋体" w:eastAsia="宋体" w:hAnsi="宋体" w:cs="Times New Roman" w:hint="eastAsia"/>
              <w:sz w:val="30"/>
              <w:szCs w:val="30"/>
            </w:rPr>
          </w:rPrChange>
        </w:rPr>
      </w:pPr>
      <w:ins w:id="105" w:author="Guangyu Zhu" w:date="2025-12-30T11:32:00Z" w16du:dateUtc="2025-12-30T03:32:00Z">
        <w:r w:rsidRPr="00226AC3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06" w:author="Guangyu Zhu" w:date="2025-12-30T11:32:00Z" w16du:dateUtc="2025-12-30T03:32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𢘃</w:t>
        </w:r>
      </w:ins>
      <w:r w:rsidR="001B73F3" w:rsidRPr="00226AC3">
        <w:rPr>
          <w:rFonts w:ascii="宋体" w:eastAsia="宋体" w:hAnsi="宋体" w:cs="Times New Roman"/>
          <w:b/>
          <w:bCs/>
          <w:sz w:val="30"/>
          <w:szCs w:val="30"/>
          <w:rPrChange w:id="107" w:author="Guangyu Zhu" w:date="2025-12-30T11:32:00Z" w16du:dateUtc="2025-12-30T03:32:00Z">
            <w:rPr>
              <w:rFonts w:ascii="宋体" w:eastAsia="宋体" w:hAnsi="宋体" w:cs="Times New Roman"/>
              <w:sz w:val="30"/>
              <w:szCs w:val="30"/>
            </w:rPr>
          </w:rPrChange>
        </w:rPr>
        <w:t>與侮</w:t>
      </w:r>
    </w:p>
    <w:p w14:paraId="7F67EB36" w14:textId="1851773F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《春秋一五》：“</w:t>
      </w:r>
      <w:ins w:id="108" w:author="Guangyu Zhu" w:date="2025-12-30T11:32:00Z" w16du:dateUtc="2025-12-30T03:32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（侮）德詐（詐）惌（怨），何叚（瑕）之不圖。”按，“</w:t>
      </w:r>
      <w:ins w:id="109" w:author="Guangyu Zhu" w:date="2025-12-30T11:32:00Z" w16du:dateUtc="2025-12-30T03:32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（侮）”字從裘錫圭《帛書&lt;春秋事語&gt;校讀》（《湖南省博物館館刊》第1期，《船山學社》雜誌社編輯出版，2004年7月）讀。</w:t>
      </w:r>
    </w:p>
    <w:p w14:paraId="50B778D8" w14:textId="2F091314" w:rsidR="001B73F3" w:rsidRPr="009130E3" w:rsidRDefault="00226AC3" w:rsidP="001B73F3">
      <w:pPr>
        <w:rPr>
          <w:rFonts w:ascii="宋体" w:eastAsia="宋体" w:hAnsi="宋体" w:cs="Times New Roman" w:hint="eastAsia"/>
          <w:b/>
          <w:bCs/>
          <w:sz w:val="30"/>
          <w:szCs w:val="30"/>
          <w:rPrChange w:id="110" w:author="Guangyu Zhu" w:date="2025-12-30T11:41:00Z" w16du:dateUtc="2025-12-30T03:41:00Z">
            <w:rPr>
              <w:rFonts w:ascii="宋体" w:eastAsia="宋体" w:hAnsi="宋体" w:cs="Times New Roman" w:hint="eastAsia"/>
              <w:sz w:val="30"/>
              <w:szCs w:val="30"/>
            </w:rPr>
          </w:rPrChange>
        </w:rPr>
      </w:pPr>
      <w:ins w:id="111" w:author="Guangyu Zhu" w:date="2025-12-30T11:32:00Z" w16du:dateUtc="2025-12-30T03:32:00Z">
        <w:r w:rsidRPr="009130E3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12" w:author="Guangyu Zhu" w:date="2025-12-30T11:41:00Z" w16du:dateUtc="2025-12-30T03:41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lastRenderedPageBreak/>
          <w:t>𢘃</w:t>
        </w:r>
      </w:ins>
      <w:r w:rsidR="001B73F3" w:rsidRPr="009130E3">
        <w:rPr>
          <w:rFonts w:ascii="宋体" w:eastAsia="宋体" w:hAnsi="宋体" w:cs="Times New Roman"/>
          <w:b/>
          <w:bCs/>
          <w:sz w:val="30"/>
          <w:szCs w:val="30"/>
          <w:rPrChange w:id="113" w:author="Guangyu Zhu" w:date="2025-12-30T11:41:00Z" w16du:dateUtc="2025-12-30T03:41:00Z">
            <w:rPr>
              <w:rFonts w:ascii="宋体" w:eastAsia="宋体" w:hAnsi="宋体" w:cs="Times New Roman"/>
              <w:sz w:val="30"/>
              <w:szCs w:val="30"/>
            </w:rPr>
          </w:rPrChange>
        </w:rPr>
        <w:t>與</w:t>
      </w:r>
      <w:ins w:id="114" w:author="Guangyu Zhu" w:date="2025-12-30T11:41:00Z" w16du:dateUtc="2025-12-30T03:41:00Z">
        <w:r w:rsidR="009130E3" w:rsidRPr="009130E3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15" w:author="Guangyu Zhu" w:date="2025-12-30T11:41:00Z" w16du:dateUtc="2025-12-30T03:41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𠧩</w:t>
        </w:r>
      </w:ins>
      <w:del w:id="116" w:author="Guangyu Zhu" w:date="2025-12-30T11:41:00Z" w16du:dateUtc="2025-12-30T03:41:00Z">
        <w:r w:rsidR="001B73F3" w:rsidRPr="009130E3" w:rsidDel="009130E3">
          <w:rPr>
            <w:rFonts w:ascii="宋体" w:eastAsia="宋体" w:hAnsi="宋体" w:cs="Times New Roman"/>
            <w:b/>
            <w:bCs/>
            <w:sz w:val="30"/>
            <w:szCs w:val="30"/>
            <w:rPrChange w:id="117" w:author="Guangyu Zhu" w:date="2025-12-30T11:41:00Z" w16du:dateUtc="2025-12-30T03:41:00Z">
              <w:rPr>
                <w:rFonts w:ascii="宋体" w:eastAsia="宋体" w:hAnsi="宋体" w:cs="Times New Roman"/>
                <w:sz w:val="30"/>
                <w:szCs w:val="30"/>
              </w:rPr>
            </w:rPrChange>
          </w:rPr>
          <w:delText>敏</w:delText>
        </w:r>
      </w:del>
    </w:p>
    <w:p w14:paraId="29A3C49F" w14:textId="22056E28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《周易·豫》：“六厽（三）：可（盱）余（豫）</w:t>
      </w:r>
      <w:ins w:id="118" w:author="Guangyu Zhu" w:date="2025-12-30T11:41:00Z" w16du:dateUtc="2025-12-30T03:41:00Z">
        <w:r w:rsidR="009130E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，</w:t>
      </w:r>
      <w:ins w:id="119" w:author="Guangyu Zhu" w:date="2025-12-30T11:42:00Z" w16du:dateUtc="2025-12-30T03:42:00Z">
        <w:r w:rsidR="001364B0" w:rsidRPr="001364B0">
          <w:rPr>
            <w:rFonts w:ascii="SimSun-ExtB" w:eastAsia="SimSun-ExtB" w:hAnsi="SimSun-ExtB" w:cs="SimSun-ExtB" w:hint="eastAsia"/>
            <w:sz w:val="30"/>
            <w:szCs w:val="30"/>
          </w:rPr>
          <w:t>𨒈</w:t>
        </w:r>
      </w:ins>
      <w:del w:id="120" w:author="Guangyu Zhu" w:date="2025-12-30T11:42:00Z" w16du:dateUtc="2025-12-30T03:42:00Z">
        <w:r w:rsidRPr="001B73F3" w:rsidDel="001364B0">
          <w:rPr>
            <w:rFonts w:ascii="宋体" w:eastAsia="宋体" w:hAnsi="宋体" w:cs="Times New Roman"/>
            <w:sz w:val="30"/>
            <w:szCs w:val="30"/>
          </w:rPr>
          <w:delText>迟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（遲）又（有）</w:t>
      </w:r>
      <w:bookmarkStart w:id="121" w:name="_Hlk217987320"/>
      <w:ins w:id="122" w:author="Guangyu Zhu" w:date="2025-12-30T11:32:00Z" w16du:dateUtc="2025-12-30T03:32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bookmarkEnd w:id="121"/>
      <w:r w:rsidRPr="001B73F3">
        <w:rPr>
          <w:rFonts w:ascii="宋体" w:eastAsia="宋体" w:hAnsi="宋体" w:cs="Times New Roman"/>
          <w:sz w:val="30"/>
          <w:szCs w:val="30"/>
        </w:rPr>
        <w:t>（悔）。”按，阜陽漢簡本</w:t>
      </w:r>
      <w:ins w:id="123" w:author="Guangyu Zhu" w:date="2025-12-30T11:32:00Z" w16du:dateUtc="2025-12-30T03:32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（悔）作</w:t>
      </w:r>
      <w:ins w:id="124" w:author="Guangyu Zhu" w:date="2025-12-30T11:46:00Z" w16du:dateUtc="2025-12-30T03:46:00Z">
        <w:r w:rsidR="001364B0" w:rsidRPr="001364B0">
          <w:rPr>
            <w:rFonts w:ascii="SimSun-ExtB" w:eastAsia="SimSun-ExtB" w:hAnsi="SimSun-ExtB" w:cs="SimSun-ExtB" w:hint="eastAsia"/>
            <w:sz w:val="30"/>
            <w:szCs w:val="30"/>
          </w:rPr>
          <w:t>𠧩</w:t>
        </w:r>
      </w:ins>
      <w:del w:id="125" w:author="Guangyu Zhu" w:date="2025-12-30T11:46:00Z" w16du:dateUtc="2025-12-30T03:46:00Z">
        <w:r w:rsidRPr="001B73F3" w:rsidDel="001364B0">
          <w:rPr>
            <w:rFonts w:ascii="宋体" w:eastAsia="宋体" w:hAnsi="宋体" w:cs="Times New Roman"/>
            <w:sz w:val="30"/>
            <w:szCs w:val="30"/>
          </w:rPr>
          <w:delText>敏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。下同。</w:t>
      </w:r>
    </w:p>
    <w:p w14:paraId="0ABACC8D" w14:textId="5F8CA6FA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《周易·復》：“</w:t>
      </w:r>
      <w:ins w:id="126" w:author="Guangyu Zhu" w:date="2025-12-30T11:42:00Z" w16du:dateUtc="2025-12-30T03:42:00Z">
        <w:r w:rsidR="001364B0" w:rsidRPr="001364B0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ins w:id="127" w:author="Guangyu Zhu" w:date="2025-12-30T11:43:00Z" w16du:dateUtc="2025-12-30T03:43:00Z">
        <w:r w:rsidR="001364B0" w:rsidRPr="001364B0">
          <w:rPr>
            <w:rFonts w:ascii="SimSun-ExtB" w:eastAsia="SimSun-ExtB" w:hAnsi="SimSun-ExtB" w:cs="SimSun-ExtB" w:hint="eastAsia"/>
            <w:sz w:val="30"/>
            <w:szCs w:val="30"/>
          </w:rPr>
          <w:t>𦎫</w:t>
        </w:r>
      </w:ins>
      <w:del w:id="128" w:author="Guangyu Zhu" w:date="2025-12-30T11:43:00Z" w16du:dateUtc="2025-12-30T03:43:00Z">
        <w:r w:rsidRPr="001B73F3" w:rsidDel="001364B0">
          <w:rPr>
            <w:rFonts w:ascii="宋体" w:eastAsia="宋体" w:hAnsi="宋体" w:cs="Times New Roman"/>
            <w:sz w:val="30"/>
            <w:szCs w:val="30"/>
          </w:rPr>
          <w:delText>章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（敦）復，亡（无）</w:t>
      </w:r>
      <w:ins w:id="129" w:author="Guangyu Zhu" w:date="2025-12-30T11:33:00Z" w16du:dateUtc="2025-12-30T03:33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del w:id="130" w:author="Guangyu Zhu" w:date="2025-12-30T11:33:00Z" w16du:dateUtc="2025-12-30T03:33:00Z">
        <w:r w:rsidRPr="001B73F3" w:rsidDel="00226AC3">
          <w:rPr>
            <w:rFonts w:ascii="宋体" w:eastAsia="宋体" w:hAnsi="宋体" w:cs="Times New Roman"/>
            <w:sz w:val="30"/>
            <w:szCs w:val="30"/>
          </w:rPr>
          <w:delText>悔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（悔）。”</w:t>
      </w:r>
    </w:p>
    <w:p w14:paraId="3B45E6F5" w14:textId="5F119BD5" w:rsidR="001B73F3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《周易·睽》：“初九：</w:t>
      </w:r>
      <w:ins w:id="131" w:author="Guangyu Zhu" w:date="2025-12-30T11:33:00Z" w16du:dateUtc="2025-12-30T03:33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（悔）芒</w:t>
      </w:r>
      <w:del w:id="132" w:author="Guangyu Zhu" w:date="2025-12-30T11:43:00Z" w16du:dateUtc="2025-12-30T03:43:00Z">
        <w:r w:rsidRPr="001364B0" w:rsidDel="001364B0">
          <w:rPr>
            <w:rFonts w:ascii="宋体" w:eastAsia="宋体" w:hAnsi="宋体" w:cs="Times New Roman"/>
            <w:sz w:val="30"/>
            <w:szCs w:val="30"/>
            <w:vertAlign w:val="subscript"/>
            <w:rPrChange w:id="133" w:author="Guangyu Zhu" w:date="2025-12-30T11:43:00Z" w16du:dateUtc="2025-12-30T03:43:00Z">
              <w:rPr>
                <w:rFonts w:ascii="宋体" w:eastAsia="宋体" w:hAnsi="宋体" w:cs="Times New Roman"/>
                <w:sz w:val="30"/>
                <w:szCs w:val="30"/>
              </w:rPr>
            </w:rPrChange>
          </w:rPr>
          <w:delText>。</w:delText>
        </w:r>
      </w:del>
      <w:ins w:id="134" w:author="Guangyu Zhu" w:date="2025-12-30T11:43:00Z" w16du:dateUtc="2025-12-30T03:43:00Z">
        <w:r w:rsidR="001364B0">
          <w:rPr>
            <w:rFonts w:ascii="宋体" w:eastAsia="宋体" w:hAnsi="宋体" w:cs="Times New Roman" w:hint="eastAsia"/>
            <w:sz w:val="30"/>
            <w:szCs w:val="30"/>
            <w:vertAlign w:val="subscript"/>
          </w:rPr>
          <w:t>=</w:t>
        </w:r>
      </w:ins>
      <w:r w:rsidRPr="001B73F3">
        <w:rPr>
          <w:rFonts w:ascii="宋体" w:eastAsia="宋体" w:hAnsi="宋体" w:cs="Times New Roman"/>
          <w:sz w:val="30"/>
          <w:szCs w:val="30"/>
        </w:rPr>
        <w:t>（亡，亡）馬勿由（逐），自復。見亞（惡）人，亡（无）咎。”</w:t>
      </w:r>
    </w:p>
    <w:p w14:paraId="03BA2584" w14:textId="701FE5FB" w:rsidR="001B73F3" w:rsidRPr="009130E3" w:rsidRDefault="00226AC3" w:rsidP="001B73F3">
      <w:pPr>
        <w:rPr>
          <w:rFonts w:ascii="宋体" w:eastAsia="宋体" w:hAnsi="宋体" w:cs="Times New Roman" w:hint="eastAsia"/>
          <w:b/>
          <w:bCs/>
          <w:sz w:val="30"/>
          <w:szCs w:val="30"/>
          <w:rPrChange w:id="135" w:author="Guangyu Zhu" w:date="2025-12-30T11:41:00Z" w16du:dateUtc="2025-12-30T03:41:00Z">
            <w:rPr>
              <w:rFonts w:ascii="宋体" w:eastAsia="宋体" w:hAnsi="宋体" w:cs="Times New Roman" w:hint="eastAsia"/>
              <w:sz w:val="30"/>
              <w:szCs w:val="30"/>
            </w:rPr>
          </w:rPrChange>
        </w:rPr>
      </w:pPr>
      <w:ins w:id="136" w:author="Guangyu Zhu" w:date="2025-12-30T11:32:00Z" w16du:dateUtc="2025-12-30T03:32:00Z">
        <w:r w:rsidRPr="009130E3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37" w:author="Guangyu Zhu" w:date="2025-12-30T11:41:00Z" w16du:dateUtc="2025-12-30T03:41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𢘃</w:t>
        </w:r>
      </w:ins>
      <w:r w:rsidR="001B73F3" w:rsidRPr="009130E3">
        <w:rPr>
          <w:rFonts w:ascii="宋体" w:eastAsia="宋体" w:hAnsi="宋体" w:cs="Times New Roman"/>
          <w:b/>
          <w:bCs/>
          <w:sz w:val="30"/>
          <w:szCs w:val="30"/>
          <w:rPrChange w:id="138" w:author="Guangyu Zhu" w:date="2025-12-30T11:41:00Z" w16du:dateUtc="2025-12-30T03:41:00Z">
            <w:rPr>
              <w:rFonts w:ascii="宋体" w:eastAsia="宋体" w:hAnsi="宋体" w:cs="Times New Roman"/>
              <w:sz w:val="30"/>
              <w:szCs w:val="30"/>
            </w:rPr>
          </w:rPrChange>
        </w:rPr>
        <w:t>與悔</w:t>
      </w:r>
    </w:p>
    <w:p w14:paraId="0648C1E8" w14:textId="139105CE" w:rsidR="00226AC3" w:rsidRDefault="001B73F3" w:rsidP="001B73F3">
      <w:pPr>
        <w:rPr>
          <w:ins w:id="139" w:author="Guangyu Zhu" w:date="2025-12-30T11:33:00Z" w16du:dateUtc="2025-12-30T03:33:00Z"/>
          <w:rFonts w:ascii="宋体" w:eastAsia="宋体" w:hAnsi="宋体" w:cs="Times New Roman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《從政》：“</w:t>
      </w:r>
      <w:ins w:id="140" w:author="Guangyu Zhu" w:date="2025-12-30T11:44:00Z" w16du:dateUtc="2025-12-30T03:44:00Z">
        <w:r w:rsidR="001364B0" w:rsidRPr="001364B0">
          <w:rPr>
            <w:rFonts w:ascii="宋体" w:eastAsia="宋体" w:hAnsi="宋体" w:cs="Times New Roman"/>
            <w:sz w:val="30"/>
            <w:szCs w:val="30"/>
          </w:rPr>
          <w:drawing>
            <wp:inline distT="0" distB="0" distL="0" distR="0" wp14:anchorId="0232268A" wp14:editId="6C3A4A80">
              <wp:extent cx="145948" cy="180000"/>
              <wp:effectExtent l="0" t="0" r="6985" b="0"/>
              <wp:docPr id="1900617818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00617818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5948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ins w:id="141" w:author="Guangyu Zhu" w:date="2025-12-30T11:33:00Z" w16du:dateUtc="2025-12-30T03:33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（悔）而共（恭）孫（遜），</w:t>
      </w:r>
      <w:ins w:id="142" w:author="Guangyu Zhu" w:date="2025-12-30T11:45:00Z" w16du:dateUtc="2025-12-30T03:45:00Z">
        <w:r w:rsidR="001364B0" w:rsidRPr="001364B0">
          <w:rPr>
            <w:rFonts w:ascii="宋体" w:eastAsia="宋体" w:hAnsi="宋体" w:cs="Times New Roman" w:hint="eastAsia"/>
            <w:sz w:val="30"/>
            <w:szCs w:val="30"/>
          </w:rPr>
          <w:t>⿱爻言</w:t>
        </w:r>
      </w:ins>
      <w:del w:id="143" w:author="Guangyu Zhu" w:date="2025-12-30T11:45:00Z" w16du:dateUtc="2025-12-30T03:45:00Z">
        <w:r w:rsidRPr="001B73F3" w:rsidDel="001364B0">
          <w:rPr>
            <w:rFonts w:ascii="宋体" w:eastAsia="宋体" w:hAnsi="宋体" w:cs="Times New Roman"/>
            <w:sz w:val="30"/>
            <w:szCs w:val="30"/>
          </w:rPr>
          <w:delText>各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（教）之</w:t>
      </w:r>
      <w:del w:id="144" w:author="Guangyu Zhu" w:date="2025-12-30T11:45:00Z" w16du:dateUtc="2025-12-30T03:45:00Z">
        <w:r w:rsidRPr="001B73F3" w:rsidDel="001364B0">
          <w:rPr>
            <w:rFonts w:ascii="宋体" w:eastAsia="宋体" w:hAnsi="宋体" w:cs="Times New Roman" w:hint="eastAsia"/>
            <w:sz w:val="30"/>
            <w:szCs w:val="30"/>
          </w:rPr>
          <w:delText>罐</w:delText>
        </w:r>
      </w:del>
      <w:ins w:id="145" w:author="Guangyu Zhu" w:date="2025-12-30T11:45:00Z" w16du:dateUtc="2025-12-30T03:45:00Z">
        <w:r w:rsidR="001364B0" w:rsidRPr="001364B0">
          <w:rPr>
            <w:rFonts w:ascii="宋体" w:eastAsia="宋体" w:hAnsi="宋体" w:cs="Times New Roman" w:hint="eastAsia"/>
            <w:sz w:val="30"/>
            <w:szCs w:val="30"/>
          </w:rPr>
          <w:t>䌯</w:t>
        </w:r>
      </w:ins>
      <w:r w:rsidRPr="001B73F3">
        <w:rPr>
          <w:rFonts w:ascii="宋体" w:eastAsia="宋体" w:hAnsi="宋体" w:cs="Times New Roman"/>
          <w:sz w:val="30"/>
          <w:szCs w:val="30"/>
        </w:rPr>
        <w:t>（勸）也。”按，“</w:t>
      </w:r>
      <w:ins w:id="146" w:author="Guangyu Zhu" w:date="2025-12-30T11:33:00Z" w16du:dateUtc="2025-12-30T03:33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（悔）”字從陳偉《上海博物館藏楚竹書&lt;從政&gt;校讀》（簡帛研究網，2003年1月10日）讀。</w:t>
      </w:r>
    </w:p>
    <w:p w14:paraId="5866229C" w14:textId="6CB0E551" w:rsidR="00015876" w:rsidRPr="001B73F3" w:rsidRDefault="001B73F3" w:rsidP="001B73F3">
      <w:pPr>
        <w:rPr>
          <w:rFonts w:ascii="宋体" w:eastAsia="宋体" w:hAnsi="宋体" w:cs="Times New Roman" w:hint="eastAsia"/>
          <w:sz w:val="30"/>
          <w:szCs w:val="30"/>
        </w:rPr>
      </w:pPr>
      <w:r w:rsidRPr="001B73F3">
        <w:rPr>
          <w:rFonts w:ascii="宋体" w:eastAsia="宋体" w:hAnsi="宋体" w:cs="Times New Roman"/>
          <w:sz w:val="30"/>
          <w:szCs w:val="30"/>
        </w:rPr>
        <w:t>《周易·豫》：“六厽（三）：可（盱）余（豫）</w:t>
      </w:r>
      <w:ins w:id="147" w:author="Guangyu Zhu" w:date="2025-12-30T11:33:00Z" w16du:dateUtc="2025-12-30T03:33:00Z">
        <w:r w:rsidR="00226AC3" w:rsidRPr="00226AC3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（悔），</w:t>
      </w:r>
      <w:ins w:id="148" w:author="Guangyu Zhu" w:date="2025-12-30T11:48:00Z" w16du:dateUtc="2025-12-30T03:48:00Z">
        <w:r w:rsidR="00070AAD" w:rsidRPr="001364B0">
          <w:rPr>
            <w:rFonts w:ascii="SimSun-ExtB" w:eastAsia="SimSun-ExtB" w:hAnsi="SimSun-ExtB" w:cs="SimSun-ExtB" w:hint="eastAsia"/>
            <w:sz w:val="30"/>
            <w:szCs w:val="30"/>
          </w:rPr>
          <w:t>𨒈</w:t>
        </w:r>
      </w:ins>
      <w:del w:id="149" w:author="Guangyu Zhu" w:date="2025-12-30T11:48:00Z" w16du:dateUtc="2025-12-30T03:48:00Z">
        <w:r w:rsidRPr="001B73F3" w:rsidDel="00070AAD">
          <w:rPr>
            <w:rFonts w:ascii="宋体" w:eastAsia="宋体" w:hAnsi="宋体" w:cs="Times New Roman"/>
            <w:sz w:val="30"/>
            <w:szCs w:val="30"/>
          </w:rPr>
          <w:delText>迟</w:delText>
        </w:r>
      </w:del>
      <w:r w:rsidRPr="001B73F3">
        <w:rPr>
          <w:rFonts w:ascii="宋体" w:eastAsia="宋体" w:hAnsi="宋体" w:cs="Times New Roman"/>
          <w:sz w:val="30"/>
          <w:szCs w:val="30"/>
        </w:rPr>
        <w:t>（遲）又（有）</w:t>
      </w:r>
      <w:ins w:id="150" w:author="Guangyu Zhu" w:date="2025-12-30T11:33:00Z" w16du:dateUtc="2025-12-30T03:33:00Z">
        <w:r w:rsidR="000C627D" w:rsidRPr="000C627D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1B73F3">
        <w:rPr>
          <w:rFonts w:ascii="宋体" w:eastAsia="宋体" w:hAnsi="宋体" w:cs="Times New Roman"/>
          <w:sz w:val="30"/>
          <w:szCs w:val="30"/>
        </w:rPr>
        <w:t>（悔）。”</w:t>
      </w:r>
    </w:p>
    <w:sectPr w:rsidR="00015876" w:rsidRPr="001B73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97"/>
    <w:rsid w:val="00015876"/>
    <w:rsid w:val="00070AAD"/>
    <w:rsid w:val="00087F0D"/>
    <w:rsid w:val="000C627D"/>
    <w:rsid w:val="001364B0"/>
    <w:rsid w:val="001B73F3"/>
    <w:rsid w:val="00226AC3"/>
    <w:rsid w:val="00231C17"/>
    <w:rsid w:val="00490897"/>
    <w:rsid w:val="004E5214"/>
    <w:rsid w:val="0052239B"/>
    <w:rsid w:val="00595F90"/>
    <w:rsid w:val="009130E3"/>
    <w:rsid w:val="00A11352"/>
    <w:rsid w:val="00D34FCD"/>
    <w:rsid w:val="00DC0223"/>
    <w:rsid w:val="00E0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6F67"/>
  <w15:chartTrackingRefBased/>
  <w15:docId w15:val="{20BB317A-D537-44FB-83C9-FA6CF7F1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8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8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8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8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8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8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8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8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8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8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8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08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8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8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8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8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8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8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8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8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8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8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0897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4E5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13</cp:revision>
  <dcterms:created xsi:type="dcterms:W3CDTF">2025-12-29T15:20:00Z</dcterms:created>
  <dcterms:modified xsi:type="dcterms:W3CDTF">2025-12-30T03:48:00Z</dcterms:modified>
</cp:coreProperties>
</file>