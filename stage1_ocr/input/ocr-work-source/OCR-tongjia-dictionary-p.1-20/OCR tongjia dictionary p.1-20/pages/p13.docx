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0CC0" w14:textId="31833B54"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《周易·復》：“</w:t>
      </w:r>
      <w:ins w:id="0" w:author="Guangyu Zhu" w:date="2025-12-30T15:57:00Z" w16du:dateUtc="2025-12-30T07:57:00Z">
        <w:r w:rsidR="00893DC8" w:rsidRPr="00893DC8">
          <w:rPr>
            <w:rFonts w:ascii="微软雅黑" w:eastAsia="微软雅黑" w:hAnsi="微软雅黑" w:cs="微软雅黑" w:hint="eastAsia"/>
            <w:sz w:val="30"/>
            <w:szCs w:val="30"/>
          </w:rPr>
          <w:t>〼</w:t>
        </w:r>
      </w:ins>
      <w:del w:id="1" w:author="Guangyu Zhu" w:date="2025-12-30T15:57:00Z" w16du:dateUtc="2025-12-30T07:57:00Z">
        <w:r w:rsidRPr="00EC6A7F" w:rsidDel="00893DC8">
          <w:rPr>
            <w:rFonts w:ascii="宋体" w:eastAsia="宋体" w:hAnsi="宋体" w:hint="eastAsia"/>
            <w:sz w:val="30"/>
            <w:szCs w:val="30"/>
          </w:rPr>
          <w:delText>√</w:delText>
        </w:r>
      </w:del>
      <w:ins w:id="2" w:author="Guangyu Zhu" w:date="2025-12-30T15:57:00Z" w16du:dateUtc="2025-12-30T07:57:00Z">
        <w:r w:rsidR="00893DC8" w:rsidRPr="00893DC8">
          <w:rPr>
            <w:rFonts w:ascii="SimSun-ExtB" w:eastAsia="SimSun-ExtB" w:hAnsi="SimSun-ExtB" w:cs="SimSun-ExtB" w:hint="eastAsia"/>
            <w:sz w:val="30"/>
            <w:szCs w:val="30"/>
          </w:rPr>
          <w:t>𦎫</w:t>
        </w:r>
      </w:ins>
      <w:del w:id="3" w:author="Guangyu Zhu" w:date="2025-12-30T15:57:00Z" w16du:dateUtc="2025-12-30T07:57:00Z">
        <w:r w:rsidRPr="00EC6A7F" w:rsidDel="00893DC8">
          <w:rPr>
            <w:rFonts w:ascii="宋体" w:eastAsia="宋体" w:hAnsi="宋体" w:hint="eastAsia"/>
            <w:sz w:val="30"/>
            <w:szCs w:val="30"/>
          </w:rPr>
          <w:delText>章</w:delText>
        </w:r>
      </w:del>
      <w:r w:rsidRPr="00EC6A7F">
        <w:rPr>
          <w:rFonts w:ascii="宋体" w:eastAsia="宋体" w:hAnsi="宋体" w:hint="eastAsia"/>
          <w:sz w:val="30"/>
          <w:szCs w:val="30"/>
        </w:rPr>
        <w:t>（敦）復，亡（无）</w:t>
      </w:r>
      <w:ins w:id="4" w:author="Guangyu Zhu" w:date="2025-12-30T15:33:00Z" w16du:dateUtc="2025-12-30T07:33: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w:t>
      </w:r>
    </w:p>
    <w:p w14:paraId="2C60F599" w14:textId="689DE002"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《周易·咸》：“九四：貞吉亡（无）</w:t>
      </w:r>
      <w:ins w:id="5" w:author="Guangyu Zhu" w:date="2025-12-30T15:34:00Z" w16du:dateUtc="2025-12-30T07:34: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（悔），僮（憧）</w:t>
      </w:r>
      <w:ins w:id="6" w:author="Guangyu Zhu" w:date="2025-12-30T15:57:00Z" w16du:dateUtc="2025-12-30T07:57:00Z">
        <w:r w:rsidR="00893DC8" w:rsidRPr="00893DC8">
          <w:rPr>
            <w:rFonts w:ascii="微软雅黑" w:eastAsia="微软雅黑" w:hAnsi="微软雅黑" w:cs="微软雅黑" w:hint="eastAsia"/>
            <w:sz w:val="30"/>
            <w:szCs w:val="30"/>
          </w:rPr>
          <w:t>〼</w:t>
        </w:r>
      </w:ins>
      <w:del w:id="7" w:author="Guangyu Zhu" w:date="2025-12-30T15:57:00Z" w16du:dateUtc="2025-12-30T07:57:00Z">
        <w:r w:rsidRPr="00EC6A7F" w:rsidDel="00893DC8">
          <w:rPr>
            <w:rFonts w:ascii="宋体" w:eastAsia="宋体" w:hAnsi="宋体" w:hint="eastAsia"/>
            <w:sz w:val="30"/>
            <w:szCs w:val="30"/>
          </w:rPr>
          <w:delText>√</w:delText>
        </w:r>
      </w:del>
      <w:r w:rsidRPr="00EC6A7F">
        <w:rPr>
          <w:rFonts w:ascii="宋体" w:eastAsia="宋体" w:hAnsi="宋体" w:hint="eastAsia"/>
          <w:sz w:val="30"/>
          <w:szCs w:val="30"/>
        </w:rPr>
        <w:t>志。”</w:t>
      </w:r>
    </w:p>
    <w:p w14:paraId="1EBAABE0" w14:textId="174EA3D8"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《周易·咸》：“九五：欽（咸）其拇（脢），亡（无）</w:t>
      </w:r>
      <w:ins w:id="8" w:author="Guangyu Zhu" w:date="2025-12-30T15:34:00Z" w16du:dateUtc="2025-12-30T07:34: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w:t>
      </w:r>
    </w:p>
    <w:p w14:paraId="1CE53E3A" w14:textId="77777777" w:rsidR="00DD2FA9" w:rsidRDefault="00EC6A7F" w:rsidP="00EC6A7F">
      <w:pPr>
        <w:rPr>
          <w:ins w:id="9" w:author="Guangyu Zhu" w:date="2025-12-30T15:34:00Z" w16du:dateUtc="2025-12-30T07:34:00Z"/>
          <w:rFonts w:ascii="宋体" w:eastAsia="宋体" w:hAnsi="宋体" w:hint="eastAsia"/>
          <w:sz w:val="30"/>
          <w:szCs w:val="30"/>
        </w:rPr>
      </w:pPr>
      <w:r w:rsidRPr="00EC6A7F">
        <w:rPr>
          <w:rFonts w:ascii="宋体" w:eastAsia="宋体" w:hAnsi="宋体" w:hint="eastAsia"/>
          <w:sz w:val="30"/>
          <w:szCs w:val="30"/>
        </w:rPr>
        <w:t>《周易·恆》：“九二：</w:t>
      </w:r>
      <w:ins w:id="10" w:author="Guangyu Zhu" w:date="2025-12-30T15:34:00Z" w16du:dateUtc="2025-12-30T07:34: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（悔）亡。”</w:t>
      </w:r>
    </w:p>
    <w:p w14:paraId="7A607A2D" w14:textId="7814EA55"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《周易·睽》：“初九：</w:t>
      </w:r>
      <w:ins w:id="11" w:author="Guangyu Zhu" w:date="2025-12-30T15:34:00Z" w16du:dateUtc="2025-12-30T07:34: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（悔）芒</w:t>
      </w:r>
      <w:del w:id="12" w:author="Guangyu Zhu" w:date="2025-12-30T15:58:00Z" w16du:dateUtc="2025-12-30T07:58:00Z">
        <w:r w:rsidRPr="00893DC8" w:rsidDel="00893DC8">
          <w:rPr>
            <w:rFonts w:ascii="宋体" w:eastAsia="宋体" w:hAnsi="宋体" w:hint="eastAsia"/>
            <w:sz w:val="30"/>
            <w:szCs w:val="30"/>
            <w:vertAlign w:val="subscript"/>
            <w:rPrChange w:id="13" w:author="Guangyu Zhu" w:date="2025-12-30T15:58:00Z" w16du:dateUtc="2025-12-30T07:58:00Z">
              <w:rPr>
                <w:rFonts w:ascii="宋体" w:eastAsia="宋体" w:hAnsi="宋体" w:hint="eastAsia"/>
                <w:sz w:val="30"/>
                <w:szCs w:val="30"/>
              </w:rPr>
            </w:rPrChange>
          </w:rPr>
          <w:delText>。</w:delText>
        </w:r>
      </w:del>
      <w:ins w:id="14" w:author="Guangyu Zhu" w:date="2025-12-30T15:58:00Z" w16du:dateUtc="2025-12-30T07:58:00Z">
        <w:r w:rsidR="00893DC8">
          <w:rPr>
            <w:rFonts w:ascii="宋体" w:eastAsia="宋体" w:hAnsi="宋体" w:hint="eastAsia"/>
            <w:sz w:val="30"/>
            <w:szCs w:val="30"/>
            <w:vertAlign w:val="subscript"/>
          </w:rPr>
          <w:t>=</w:t>
        </w:r>
      </w:ins>
      <w:r w:rsidRPr="00EC6A7F">
        <w:rPr>
          <w:rFonts w:ascii="宋体" w:eastAsia="宋体" w:hAnsi="宋体" w:hint="eastAsia"/>
          <w:sz w:val="30"/>
          <w:szCs w:val="30"/>
        </w:rPr>
        <w:t>（亡，亡）馬勿由（逐），自復。見亞（惡）人，亡（无）咎。”</w:t>
      </w:r>
    </w:p>
    <w:p w14:paraId="217EB260" w14:textId="1D93ACC4" w:rsidR="00DD2FA9" w:rsidRDefault="00EC6A7F" w:rsidP="00EC6A7F">
      <w:pPr>
        <w:rPr>
          <w:ins w:id="15" w:author="Guangyu Zhu" w:date="2025-12-30T15:34:00Z" w16du:dateUtc="2025-12-30T07:34:00Z"/>
          <w:rFonts w:ascii="宋体" w:eastAsia="宋体" w:hAnsi="宋体" w:hint="eastAsia"/>
          <w:sz w:val="30"/>
          <w:szCs w:val="30"/>
        </w:rPr>
      </w:pPr>
      <w:r w:rsidRPr="00EC6A7F">
        <w:rPr>
          <w:rFonts w:ascii="宋体" w:eastAsia="宋体" w:hAnsi="宋体" w:hint="eastAsia"/>
          <w:sz w:val="30"/>
          <w:szCs w:val="30"/>
        </w:rPr>
        <w:t>《周易·睽》：“六五：</w:t>
      </w:r>
      <w:ins w:id="16" w:author="Guangyu Zhu" w:date="2025-12-30T15:34:00Z" w16du:dateUtc="2025-12-30T07:34: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（悔）亡，</w:t>
      </w:r>
      <w:ins w:id="17" w:author="Guangyu Zhu" w:date="2025-12-30T15:58:00Z" w16du:dateUtc="2025-12-30T07:58:00Z">
        <w:r w:rsidR="00893DC8" w:rsidRPr="00893DC8">
          <w:rPr>
            <w:rFonts w:ascii="宋体" w:eastAsia="宋体" w:hAnsi="宋体" w:hint="eastAsia"/>
            <w:sz w:val="30"/>
            <w:szCs w:val="30"/>
          </w:rPr>
          <w:t>⿰阝⿱</w:t>
        </w:r>
        <w:r w:rsidR="00893DC8" w:rsidRPr="00893DC8">
          <w:rPr>
            <w:rFonts w:ascii="SimSun-ExtG" w:eastAsia="SimSun-ExtG" w:hAnsi="SimSun-ExtG" w:cs="SimSun-ExtG" w:hint="eastAsia"/>
            <w:sz w:val="30"/>
            <w:szCs w:val="30"/>
          </w:rPr>
          <w:t>𱖔</w:t>
        </w:r>
        <w:r w:rsidR="00893DC8" w:rsidRPr="00893DC8">
          <w:rPr>
            <w:rFonts w:ascii="宋体" w:eastAsia="宋体" w:hAnsi="宋体" w:hint="eastAsia"/>
            <w:sz w:val="30"/>
            <w:szCs w:val="30"/>
          </w:rPr>
          <w:t>止</w:t>
        </w:r>
      </w:ins>
      <w:r w:rsidRPr="00EC6A7F">
        <w:rPr>
          <w:rFonts w:ascii="宋体" w:eastAsia="宋体" w:hAnsi="宋体" w:hint="eastAsia"/>
          <w:sz w:val="30"/>
          <w:szCs w:val="30"/>
        </w:rPr>
        <w:t>宗</w:t>
      </w:r>
      <w:ins w:id="18" w:author="Guangyu Zhu" w:date="2025-12-30T16:00:00Z" w16du:dateUtc="2025-12-30T08:00:00Z">
        <w:r w:rsidR="00893DC8" w:rsidRPr="00893DC8">
          <w:rPr>
            <w:rFonts w:ascii="宋体" w:eastAsia="宋体" w:hAnsi="宋体" w:hint="eastAsia"/>
            <w:sz w:val="30"/>
            <w:szCs w:val="30"/>
          </w:rPr>
          <w:t>⿱⿰⿱立</w:t>
        </w:r>
        <w:r w:rsidR="00893DC8" w:rsidRPr="00893DC8">
          <w:rPr>
            <w:rFonts w:ascii="SimSun-ExtB" w:eastAsia="SimSun-ExtB" w:hAnsi="SimSun-ExtB" w:cs="SimSun-ExtB" w:hint="eastAsia"/>
            <w:sz w:val="30"/>
            <w:szCs w:val="30"/>
          </w:rPr>
          <w:t>𠂤</w:t>
        </w:r>
        <w:r w:rsidR="00893DC8" w:rsidRPr="00893DC8">
          <w:rPr>
            <w:rFonts w:ascii="宋体" w:eastAsia="宋体" w:hAnsi="宋体" w:hint="eastAsia"/>
            <w:sz w:val="30"/>
            <w:szCs w:val="30"/>
          </w:rPr>
          <w:t>欠臼</w:t>
        </w:r>
      </w:ins>
      <w:r w:rsidRPr="00EC6A7F">
        <w:rPr>
          <w:rFonts w:ascii="宋体" w:eastAsia="宋体" w:hAnsi="宋体" w:hint="eastAsia"/>
          <w:sz w:val="30"/>
          <w:szCs w:val="30"/>
        </w:rPr>
        <w:t>（噬）肤（膚），</w:t>
      </w:r>
      <w:ins w:id="19" w:author="Guangyu Zhu" w:date="2025-12-30T16:01:00Z" w16du:dateUtc="2025-12-30T08:01:00Z">
        <w:r w:rsidR="00893DC8" w:rsidRPr="00893DC8">
          <w:rPr>
            <w:rFonts w:ascii="宋体" w:eastAsia="宋体" w:hAnsi="宋体" w:hint="eastAsia"/>
            <w:sz w:val="30"/>
            <w:szCs w:val="30"/>
          </w:rPr>
          <w:t>⿰㞷攵</w:t>
        </w:r>
      </w:ins>
      <w:del w:id="20" w:author="Guangyu Zhu" w:date="2025-12-30T16:01:00Z" w16du:dateUtc="2025-12-30T08:01:00Z">
        <w:r w:rsidRPr="00EC6A7F" w:rsidDel="00893DC8">
          <w:rPr>
            <w:rFonts w:ascii="宋体" w:eastAsia="宋体" w:hAnsi="宋体" w:hint="eastAsia"/>
            <w:sz w:val="30"/>
            <w:szCs w:val="30"/>
          </w:rPr>
          <w:delText>数</w:delText>
        </w:r>
      </w:del>
      <w:r w:rsidRPr="00EC6A7F">
        <w:rPr>
          <w:rFonts w:ascii="宋体" w:eastAsia="宋体" w:hAnsi="宋体" w:hint="eastAsia"/>
          <w:sz w:val="30"/>
          <w:szCs w:val="30"/>
        </w:rPr>
        <w:t>（往）可（何）咎。”</w:t>
      </w:r>
    </w:p>
    <w:p w14:paraId="623C0D54" w14:textId="05CB4A3B"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《周易·夬》：“九四：誫（臀）亡（无）肤（膚），其行緀（次）疋（且）。芒（亡）羊</w:t>
      </w:r>
      <w:ins w:id="21" w:author="Guangyu Zhu" w:date="2025-12-30T15:35:00Z" w16du:dateUtc="2025-12-30T07:35:00Z">
        <w:r w:rsidR="00DD2FA9" w:rsidRPr="00DD2FA9">
          <w:rPr>
            <w:rFonts w:ascii="SimSun-ExtB" w:eastAsia="SimSun-ExtB" w:hAnsi="SimSun-ExtB" w:cs="SimSun-ExtB" w:hint="eastAsia"/>
            <w:sz w:val="30"/>
            <w:szCs w:val="30"/>
          </w:rPr>
          <w:t>𢘃</w:t>
        </w:r>
      </w:ins>
      <w:del w:id="22" w:author="Guangyu Zhu" w:date="2025-12-30T15:35:00Z" w16du:dateUtc="2025-12-30T07:35: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（悔）亡，</w:t>
      </w:r>
      <w:ins w:id="23" w:author="Guangyu Zhu" w:date="2025-12-30T16:01:00Z" w16du:dateUtc="2025-12-30T08:01:00Z">
        <w:r w:rsidR="00893DC8">
          <w:rPr>
            <w:rFonts w:ascii="宋体" w:eastAsia="宋体" w:hAnsi="宋体" w:hint="eastAsia"/>
            <w:sz w:val="30"/>
            <w:szCs w:val="30"/>
          </w:rPr>
          <w:t>䎽</w:t>
        </w:r>
      </w:ins>
      <w:r w:rsidRPr="00EC6A7F">
        <w:rPr>
          <w:rFonts w:ascii="宋体" w:eastAsia="宋体" w:hAnsi="宋体" w:hint="eastAsia"/>
          <w:sz w:val="30"/>
          <w:szCs w:val="30"/>
        </w:rPr>
        <w:t>（聞）言不終。”</w:t>
      </w:r>
    </w:p>
    <w:p w14:paraId="34D82875" w14:textId="3A489FBF"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《周易·困》：“上六：困于</w:t>
      </w:r>
      <w:ins w:id="24" w:author="Guangyu Zhu" w:date="2025-12-30T16:02:00Z" w16du:dateUtc="2025-12-30T08:02:00Z">
        <w:r w:rsidR="00893DC8" w:rsidRPr="00893DC8">
          <w:rPr>
            <w:rFonts w:ascii="宋体" w:eastAsia="宋体" w:hAnsi="宋体"/>
            <w:noProof/>
            <w:sz w:val="30"/>
            <w:szCs w:val="30"/>
          </w:rPr>
          <w:drawing>
            <wp:inline distT="0" distB="0" distL="0" distR="0" wp14:anchorId="26A1949C" wp14:editId="5867975C">
              <wp:extent cx="144001" cy="180000"/>
              <wp:effectExtent l="0" t="0" r="8890" b="0"/>
              <wp:docPr id="930089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9701" name=""/>
                      <pic:cNvPicPr/>
                    </pic:nvPicPr>
                    <pic:blipFill>
                      <a:blip r:embed="rId6"/>
                      <a:stretch>
                        <a:fillRect/>
                      </a:stretch>
                    </pic:blipFill>
                    <pic:spPr>
                      <a:xfrm>
                        <a:off x="0" y="0"/>
                        <a:ext cx="144001" cy="180000"/>
                      </a:xfrm>
                      <a:prstGeom prst="rect">
                        <a:avLst/>
                      </a:prstGeom>
                    </pic:spPr>
                  </pic:pic>
                </a:graphicData>
              </a:graphic>
            </wp:inline>
          </w:drawing>
        </w:r>
      </w:ins>
      <w:r w:rsidRPr="00EC6A7F">
        <w:rPr>
          <w:rFonts w:ascii="宋体" w:eastAsia="宋体" w:hAnsi="宋体" w:hint="eastAsia"/>
          <w:sz w:val="30"/>
          <w:szCs w:val="30"/>
        </w:rPr>
        <w:t>（葛）藟，于</w:t>
      </w:r>
      <w:ins w:id="25" w:author="Guangyu Zhu" w:date="2025-12-30T16:03:00Z" w16du:dateUtc="2025-12-30T08:03:00Z">
        <w:r w:rsidR="00D7509B">
          <w:rPr>
            <w:rFonts w:ascii="宋体" w:eastAsia="宋体" w:hAnsi="宋体" w:hint="eastAsia"/>
            <w:sz w:val="30"/>
            <w:szCs w:val="30"/>
          </w:rPr>
          <w:t>㓷</w:t>
        </w:r>
      </w:ins>
      <w:r w:rsidRPr="00EC6A7F">
        <w:rPr>
          <w:rFonts w:ascii="宋体" w:eastAsia="宋体" w:hAnsi="宋体" w:hint="eastAsia"/>
          <w:sz w:val="30"/>
          <w:szCs w:val="30"/>
        </w:rPr>
        <w:t>（臲）□，曰：</w:t>
      </w:r>
      <w:del w:id="26" w:author="Guangyu Zhu" w:date="2025-12-30T16:03:00Z" w16du:dateUtc="2025-12-30T08:03:00Z">
        <w:r w:rsidRPr="00EC6A7F" w:rsidDel="00D7509B">
          <w:rPr>
            <w:rFonts w:ascii="宋体" w:eastAsia="宋体" w:hAnsi="宋体" w:hint="eastAsia"/>
            <w:sz w:val="30"/>
            <w:szCs w:val="30"/>
          </w:rPr>
          <w:delText>达</w:delText>
        </w:r>
      </w:del>
      <w:ins w:id="27" w:author="Guangyu Zhu" w:date="2025-12-30T16:03:00Z" w16du:dateUtc="2025-12-30T08:03:00Z">
        <w:r w:rsidR="00D7509B">
          <w:rPr>
            <w:rFonts w:ascii="宋体" w:eastAsia="宋体" w:hAnsi="宋体" w:hint="eastAsia"/>
            <w:sz w:val="30"/>
            <w:szCs w:val="30"/>
          </w:rPr>
          <w:t>迖</w:t>
        </w:r>
      </w:ins>
      <w:r w:rsidRPr="00EC6A7F">
        <w:rPr>
          <w:rFonts w:ascii="宋体" w:eastAsia="宋体" w:hAnsi="宋体" w:hint="eastAsia"/>
          <w:sz w:val="30"/>
          <w:szCs w:val="30"/>
        </w:rPr>
        <w:t>（動）</w:t>
      </w:r>
      <w:ins w:id="28" w:author="Guangyu Zhu" w:date="2025-12-30T15:36:00Z" w16du:dateUtc="2025-12-30T07:36: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（悔）又（有</w:t>
      </w:r>
      <w:ins w:id="29" w:author="Guangyu Zhu" w:date="2025-12-30T15:36:00Z" w16du:dateUtc="2025-12-30T07:36:00Z">
        <w:r w:rsidR="00DD2FA9">
          <w:rPr>
            <w:rFonts w:ascii="宋体" w:eastAsia="宋体" w:hAnsi="宋体" w:hint="eastAsia"/>
            <w:sz w:val="30"/>
            <w:szCs w:val="30"/>
          </w:rPr>
          <w:t>）</w:t>
        </w:r>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（悔），征吉。”</w:t>
      </w:r>
    </w:p>
    <w:p w14:paraId="6394DB48" w14:textId="490B5B2C"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《周易·艮》：“六五：艮其</w:t>
      </w:r>
      <w:ins w:id="30" w:author="Guangyu Zhu" w:date="2025-12-30T16:03:00Z" w16du:dateUtc="2025-12-30T08:03:00Z">
        <w:r w:rsidR="00D7509B" w:rsidRPr="00D7509B">
          <w:rPr>
            <w:rFonts w:ascii="宋体" w:eastAsia="宋体" w:hAnsi="宋体" w:hint="eastAsia"/>
            <w:sz w:val="30"/>
            <w:szCs w:val="30"/>
          </w:rPr>
          <w:t>⿰父頁</w:t>
        </w:r>
      </w:ins>
      <w:del w:id="31" w:author="Guangyu Zhu" w:date="2025-12-30T16:03:00Z" w16du:dateUtc="2025-12-30T08:03:00Z">
        <w:r w:rsidRPr="00EC6A7F" w:rsidDel="00D7509B">
          <w:rPr>
            <w:rFonts w:ascii="宋体" w:eastAsia="宋体" w:hAnsi="宋体" w:hint="eastAsia"/>
            <w:sz w:val="30"/>
            <w:szCs w:val="30"/>
          </w:rPr>
          <w:delText>頌</w:delText>
        </w:r>
      </w:del>
      <w:r w:rsidRPr="00EC6A7F">
        <w:rPr>
          <w:rFonts w:ascii="宋体" w:eastAsia="宋体" w:hAnsi="宋体" w:hint="eastAsia"/>
          <w:sz w:val="30"/>
          <w:szCs w:val="30"/>
        </w:rPr>
        <w:t>（輔），言又（有）舒（序），</w:t>
      </w:r>
      <w:ins w:id="32" w:author="Guangyu Zhu" w:date="2025-12-30T15:36:00Z" w16du:dateUtc="2025-12-30T07:36:00Z">
        <w:r w:rsidR="00DD2FA9" w:rsidRPr="00DD2FA9">
          <w:rPr>
            <w:rFonts w:ascii="SimSun-ExtB" w:eastAsia="SimSun-ExtB" w:hAnsi="SimSun-ExtB" w:cs="SimSun-ExtB" w:hint="eastAsia"/>
            <w:sz w:val="30"/>
            <w:szCs w:val="30"/>
          </w:rPr>
          <w:t>𢘃</w:t>
        </w:r>
      </w:ins>
      <w:del w:id="33" w:author="Guangyu Zhu" w:date="2025-12-30T15:36:00Z" w16du:dateUtc="2025-12-30T07:36: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（悔）亡。”</w:t>
      </w:r>
    </w:p>
    <w:p w14:paraId="60AD3DA2" w14:textId="2DD58D88"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w:t>
      </w:r>
      <w:ins w:id="34" w:author="Guangyu Zhu" w:date="2025-12-30T16:04:00Z" w16du:dateUtc="2025-12-30T08:04:00Z">
        <w:r w:rsidR="00D7509B" w:rsidRPr="00EC6A7F">
          <w:rPr>
            <w:rFonts w:ascii="宋体" w:eastAsia="宋体" w:hAnsi="宋体" w:hint="eastAsia"/>
            <w:sz w:val="30"/>
            <w:szCs w:val="30"/>
          </w:rPr>
          <w:t>渙</w:t>
        </w:r>
      </w:ins>
      <w:del w:id="35" w:author="Guangyu Zhu" w:date="2025-12-30T16:04:00Z" w16du:dateUtc="2025-12-30T08:04:00Z">
        <w:r w:rsidRPr="00EC6A7F" w:rsidDel="00D7509B">
          <w:rPr>
            <w:rFonts w:ascii="宋体" w:eastAsia="宋体" w:hAnsi="宋体" w:hint="eastAsia"/>
            <w:sz w:val="30"/>
            <w:szCs w:val="30"/>
          </w:rPr>
          <w:delText>涣</w:delText>
        </w:r>
      </w:del>
      <w:r w:rsidRPr="00EC6A7F">
        <w:rPr>
          <w:rFonts w:ascii="宋体" w:eastAsia="宋体" w:hAnsi="宋体" w:hint="eastAsia"/>
          <w:sz w:val="30"/>
          <w:szCs w:val="30"/>
        </w:rPr>
        <w:t>》：“初六：</w:t>
      </w:r>
      <w:ins w:id="36" w:author="Guangyu Zhu" w:date="2025-12-30T16:04:00Z" w16du:dateUtc="2025-12-30T08:04:00Z">
        <w:r w:rsidR="00D7509B" w:rsidRPr="00D7509B">
          <w:rPr>
            <w:rFonts w:ascii="宋体" w:eastAsia="宋体" w:hAnsi="宋体"/>
            <w:noProof/>
            <w:sz w:val="30"/>
            <w:szCs w:val="30"/>
          </w:rPr>
          <w:drawing>
            <wp:inline distT="0" distB="0" distL="0" distR="0" wp14:anchorId="5C4F80DA" wp14:editId="5313B47B">
              <wp:extent cx="167068" cy="180000"/>
              <wp:effectExtent l="0" t="0" r="4445" b="0"/>
              <wp:docPr id="35359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9541" name=""/>
                      <pic:cNvPicPr/>
                    </pic:nvPicPr>
                    <pic:blipFill>
                      <a:blip r:embed="rId7"/>
                      <a:stretch>
                        <a:fillRect/>
                      </a:stretch>
                    </pic:blipFill>
                    <pic:spPr>
                      <a:xfrm>
                        <a:off x="0" y="0"/>
                        <a:ext cx="167068" cy="180000"/>
                      </a:xfrm>
                      <a:prstGeom prst="rect">
                        <a:avLst/>
                      </a:prstGeom>
                    </pic:spPr>
                  </pic:pic>
                </a:graphicData>
              </a:graphic>
            </wp:inline>
          </w:drawing>
        </w:r>
      </w:ins>
      <w:r w:rsidRPr="00EC6A7F">
        <w:rPr>
          <w:rFonts w:ascii="宋体" w:eastAsia="宋体" w:hAnsi="宋体" w:hint="eastAsia"/>
          <w:sz w:val="30"/>
          <w:szCs w:val="30"/>
        </w:rPr>
        <w:t>（拯）馬</w:t>
      </w:r>
      <w:ins w:id="37" w:author="Guangyu Zhu" w:date="2025-12-30T16:05:00Z" w16du:dateUtc="2025-12-30T08:05:00Z">
        <w:r w:rsidR="00D7509B" w:rsidRPr="00D7509B">
          <w:rPr>
            <w:rFonts w:ascii="宋体" w:eastAsia="宋体" w:hAnsi="宋体" w:hint="eastAsia"/>
            <w:sz w:val="30"/>
            <w:szCs w:val="30"/>
          </w:rPr>
          <w:t>⿱艹</w:t>
        </w:r>
        <w:r w:rsidR="00D7509B" w:rsidRPr="00D7509B">
          <w:rPr>
            <w:rFonts w:ascii="SimSun-ExtB" w:eastAsia="SimSun-ExtB" w:hAnsi="SimSun-ExtB" w:cs="SimSun-ExtB" w:hint="eastAsia"/>
            <w:sz w:val="30"/>
            <w:szCs w:val="30"/>
          </w:rPr>
          <w:t>𫻶</w:t>
        </w:r>
      </w:ins>
      <w:del w:id="38" w:author="Guangyu Zhu" w:date="2025-12-30T16:05:00Z" w16du:dateUtc="2025-12-30T08:05:00Z">
        <w:r w:rsidRPr="00EC6A7F" w:rsidDel="00D7509B">
          <w:rPr>
            <w:rFonts w:ascii="宋体" w:eastAsia="宋体" w:hAnsi="宋体" w:hint="eastAsia"/>
            <w:sz w:val="30"/>
            <w:szCs w:val="30"/>
          </w:rPr>
          <w:delText>藏</w:delText>
        </w:r>
      </w:del>
      <w:r w:rsidRPr="00EC6A7F">
        <w:rPr>
          <w:rFonts w:ascii="宋体" w:eastAsia="宋体" w:hAnsi="宋体" w:hint="eastAsia"/>
          <w:sz w:val="30"/>
          <w:szCs w:val="30"/>
        </w:rPr>
        <w:t>（壯），吉，</w:t>
      </w:r>
      <w:ins w:id="39" w:author="Guangyu Zhu" w:date="2025-12-30T15:36:00Z" w16du:dateUtc="2025-12-30T07:36: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（悔）亡。”</w:t>
      </w:r>
    </w:p>
    <w:p w14:paraId="71225FF1" w14:textId="788E6FA8"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《周易·渙》：“九二：</w:t>
      </w:r>
      <w:ins w:id="40" w:author="Guangyu Zhu" w:date="2025-12-30T16:06:00Z" w16du:dateUtc="2025-12-30T08:06:00Z">
        <w:r w:rsidR="00D7509B" w:rsidRPr="00D7509B">
          <w:rPr>
            <w:rFonts w:ascii="宋体" w:eastAsia="宋体" w:hAnsi="宋体" w:hint="eastAsia"/>
            <w:sz w:val="30"/>
            <w:szCs w:val="30"/>
          </w:rPr>
          <w:t>⿰睿爰</w:t>
        </w:r>
      </w:ins>
      <w:del w:id="41" w:author="Guangyu Zhu" w:date="2025-12-30T16:06:00Z" w16du:dateUtc="2025-12-30T08:06:00Z">
        <w:r w:rsidRPr="00EC6A7F" w:rsidDel="00D7509B">
          <w:rPr>
            <w:rFonts w:ascii="宋体" w:eastAsia="宋体" w:hAnsi="宋体" w:hint="eastAsia"/>
            <w:sz w:val="30"/>
            <w:szCs w:val="30"/>
          </w:rPr>
          <w:delText>额</w:delText>
        </w:r>
      </w:del>
      <w:r w:rsidRPr="00EC6A7F">
        <w:rPr>
          <w:rFonts w:ascii="宋体" w:eastAsia="宋体" w:hAnsi="宋体" w:hint="eastAsia"/>
          <w:sz w:val="30"/>
          <w:szCs w:val="30"/>
        </w:rPr>
        <w:t>（</w:t>
      </w:r>
      <w:ins w:id="42" w:author="Guangyu Zhu" w:date="2025-12-30T16:06:00Z" w16du:dateUtc="2025-12-30T08:06:00Z">
        <w:r w:rsidR="00D7509B" w:rsidRPr="00EC6A7F">
          <w:rPr>
            <w:rFonts w:ascii="宋体" w:eastAsia="宋体" w:hAnsi="宋体" w:hint="eastAsia"/>
            <w:sz w:val="30"/>
            <w:szCs w:val="30"/>
          </w:rPr>
          <w:t>渙</w:t>
        </w:r>
      </w:ins>
      <w:del w:id="43" w:author="Guangyu Zhu" w:date="2025-12-30T16:06:00Z" w16du:dateUtc="2025-12-30T08:06:00Z">
        <w:r w:rsidRPr="00EC6A7F" w:rsidDel="00D7509B">
          <w:rPr>
            <w:rFonts w:ascii="宋体" w:eastAsia="宋体" w:hAnsi="宋体" w:hint="eastAsia"/>
            <w:sz w:val="30"/>
            <w:szCs w:val="30"/>
          </w:rPr>
          <w:delText>涣</w:delText>
        </w:r>
      </w:del>
      <w:r w:rsidRPr="00EC6A7F">
        <w:rPr>
          <w:rFonts w:ascii="宋体" w:eastAsia="宋体" w:hAnsi="宋体" w:hint="eastAsia"/>
          <w:sz w:val="30"/>
          <w:szCs w:val="30"/>
        </w:rPr>
        <w:t>）走其凥，</w:t>
      </w:r>
      <w:ins w:id="44" w:author="Guangyu Zhu" w:date="2025-12-30T15:36:00Z" w16du:dateUtc="2025-12-30T07:36: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（悔）亡。”</w:t>
      </w:r>
    </w:p>
    <w:p w14:paraId="10EB130F" w14:textId="2582FD35" w:rsidR="00DD2FA9" w:rsidRDefault="00EC6A7F" w:rsidP="00EC6A7F">
      <w:pPr>
        <w:rPr>
          <w:ins w:id="45" w:author="Guangyu Zhu" w:date="2025-12-30T15:36:00Z" w16du:dateUtc="2025-12-30T07:36:00Z"/>
          <w:rFonts w:ascii="宋体" w:eastAsia="宋体" w:hAnsi="宋体" w:hint="eastAsia"/>
          <w:sz w:val="30"/>
          <w:szCs w:val="30"/>
        </w:rPr>
      </w:pPr>
      <w:r w:rsidRPr="00EC6A7F">
        <w:rPr>
          <w:rFonts w:ascii="宋体" w:eastAsia="宋体" w:hAnsi="宋体" w:hint="eastAsia"/>
          <w:sz w:val="30"/>
          <w:szCs w:val="30"/>
        </w:rPr>
        <w:t>《曹沫》：“埇（勇）者憙（喜）之，巟者</w:t>
      </w:r>
      <w:ins w:id="46" w:author="Guangyu Zhu" w:date="2025-12-30T15:36:00Z" w16du:dateUtc="2025-12-30T07:36:00Z">
        <w:r w:rsidR="00DD2FA9" w:rsidRPr="00DD2FA9">
          <w:rPr>
            <w:rFonts w:ascii="SimSun-ExtB" w:eastAsia="SimSun-ExtB" w:hAnsi="SimSun-ExtB" w:cs="SimSun-ExtB" w:hint="eastAsia"/>
            <w:sz w:val="30"/>
            <w:szCs w:val="30"/>
          </w:rPr>
          <w:t>𢘃</w:t>
        </w:r>
      </w:ins>
      <w:del w:id="47" w:author="Guangyu Zhu" w:date="2025-12-30T15:36:00Z" w16du:dateUtc="2025-12-30T07:36: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（悔）之，</w:t>
      </w:r>
      <w:del w:id="48" w:author="Guangyu Zhu" w:date="2025-12-30T16:06:00Z" w16du:dateUtc="2025-12-30T08:06:00Z">
        <w:r w:rsidRPr="00EC6A7F" w:rsidDel="00D7509B">
          <w:rPr>
            <w:rFonts w:ascii="宋体" w:eastAsia="宋体" w:hAnsi="宋体" w:hint="eastAsia"/>
            <w:sz w:val="30"/>
            <w:szCs w:val="30"/>
          </w:rPr>
          <w:delText>填</w:delText>
        </w:r>
      </w:del>
      <w:ins w:id="49" w:author="Guangyu Zhu" w:date="2025-12-30T16:06:00Z" w16du:dateUtc="2025-12-30T08:06:00Z">
        <w:r w:rsidR="00D7509B" w:rsidRPr="00D7509B">
          <w:rPr>
            <w:rFonts w:ascii="SimSun-ExtB" w:eastAsia="SimSun-ExtB" w:hAnsi="SimSun-ExtB" w:cs="SimSun-ExtB" w:hint="eastAsia"/>
            <w:sz w:val="30"/>
            <w:szCs w:val="30"/>
          </w:rPr>
          <w:t>𫮮</w:t>
        </w:r>
      </w:ins>
      <w:r w:rsidRPr="00EC6A7F">
        <w:rPr>
          <w:rFonts w:ascii="宋体" w:eastAsia="宋体" w:hAnsi="宋体" w:hint="eastAsia"/>
          <w:sz w:val="30"/>
          <w:szCs w:val="30"/>
        </w:rPr>
        <w:t>（萬）民贛（黔）首皆欲或之。”</w:t>
      </w:r>
    </w:p>
    <w:p w14:paraId="4EC79690" w14:textId="08B3AEE9"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《武王甲》：“右耑（端）曰：‘毋行可</w:t>
      </w:r>
      <w:ins w:id="50" w:author="Guangyu Zhu" w:date="2025-12-30T15:36:00Z" w16du:dateUtc="2025-12-30T07:36: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w:t>
      </w:r>
    </w:p>
    <w:p w14:paraId="59E7EF72" w14:textId="5272FB6A"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《吳命》：“隹三夫</w:t>
      </w:r>
      <w:del w:id="51" w:author="Guangyu Zhu" w:date="2025-12-30T16:07:00Z" w16du:dateUtc="2025-12-30T08:07:00Z">
        <w:r w:rsidRPr="00D7509B" w:rsidDel="00D7509B">
          <w:rPr>
            <w:rFonts w:ascii="宋体" w:eastAsia="宋体" w:hAnsi="宋体" w:hint="eastAsia"/>
            <w:sz w:val="30"/>
            <w:szCs w:val="30"/>
            <w:vertAlign w:val="subscript"/>
            <w:rPrChange w:id="52" w:author="Guangyu Zhu" w:date="2025-12-30T16:07:00Z" w16du:dateUtc="2025-12-30T08:07:00Z">
              <w:rPr>
                <w:rFonts w:ascii="宋体" w:eastAsia="宋体" w:hAnsi="宋体" w:hint="eastAsia"/>
                <w:sz w:val="30"/>
                <w:szCs w:val="30"/>
              </w:rPr>
            </w:rPrChange>
          </w:rPr>
          <w:delText>。</w:delText>
        </w:r>
      </w:del>
      <w:ins w:id="53" w:author="Guangyu Zhu" w:date="2025-12-30T16:07:00Z" w16du:dateUtc="2025-12-30T08:07:00Z">
        <w:r w:rsidR="00D7509B">
          <w:rPr>
            <w:rFonts w:ascii="宋体" w:eastAsia="宋体" w:hAnsi="宋体" w:hint="eastAsia"/>
            <w:sz w:val="30"/>
            <w:szCs w:val="30"/>
            <w:vertAlign w:val="subscript"/>
          </w:rPr>
          <w:t>=</w:t>
        </w:r>
      </w:ins>
      <w:r w:rsidRPr="00EC6A7F">
        <w:rPr>
          <w:rFonts w:ascii="宋体" w:eastAsia="宋体" w:hAnsi="宋体" w:hint="eastAsia"/>
          <w:sz w:val="30"/>
          <w:szCs w:val="30"/>
        </w:rPr>
        <w:t>（大夫）其辱昏（問）之，今日隹（雖）不</w:t>
      </w:r>
      <w:ins w:id="54" w:author="Guangyu Zhu" w:date="2025-12-30T15:37:00Z" w16du:dateUtc="2025-12-30T07:37:00Z">
        <w:r w:rsidR="00DD2FA9" w:rsidRPr="00DD2FA9">
          <w:rPr>
            <w:rFonts w:ascii="SimSun-ExtB" w:eastAsia="SimSun-ExtB" w:hAnsi="SimSun-ExtB" w:cs="SimSun-ExtB" w:hint="eastAsia"/>
            <w:sz w:val="30"/>
            <w:szCs w:val="30"/>
          </w:rPr>
          <w:t>𢘃</w:t>
        </w:r>
      </w:ins>
      <w:del w:id="55" w:author="Guangyu Zhu" w:date="2025-12-30T15:37:00Z" w16du:dateUtc="2025-12-30T07:37: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（悔），既</w:t>
      </w:r>
      <w:ins w:id="56" w:author="Guangyu Zhu" w:date="2025-12-30T16:08:00Z" w16du:dateUtc="2025-12-30T08:08:00Z">
        <w:r w:rsidR="00D7509B" w:rsidRPr="00D7509B">
          <w:rPr>
            <w:rFonts w:ascii="宋体" w:eastAsia="宋体" w:hAnsi="宋体" w:hint="eastAsia"/>
            <w:sz w:val="30"/>
            <w:szCs w:val="30"/>
          </w:rPr>
          <w:t>⿰立㔾</w:t>
        </w:r>
      </w:ins>
      <w:r w:rsidRPr="00EC6A7F">
        <w:rPr>
          <w:rFonts w:ascii="宋体" w:eastAsia="宋体" w:hAnsi="宋体" w:hint="eastAsia"/>
          <w:sz w:val="30"/>
          <w:szCs w:val="30"/>
        </w:rPr>
        <w:t>（犯）矣。”</w:t>
      </w:r>
    </w:p>
    <w:p w14:paraId="31D9E027" w14:textId="3136FD43"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《琴舞》：“無</w:t>
      </w:r>
      <w:ins w:id="57" w:author="Guangyu Zhu" w:date="2025-12-30T15:37:00Z" w16du:dateUtc="2025-12-30T07:37: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（悔）享君，罔</w:t>
      </w:r>
      <w:ins w:id="58" w:author="Guangyu Zhu" w:date="2025-12-30T16:08:00Z" w16du:dateUtc="2025-12-30T08:08:00Z">
        <w:r w:rsidR="00D7509B" w:rsidRPr="00D7509B">
          <w:rPr>
            <w:rFonts w:ascii="宋体" w:eastAsia="宋体" w:hAnsi="宋体" w:hint="eastAsia"/>
            <w:sz w:val="30"/>
            <w:szCs w:val="30"/>
          </w:rPr>
          <w:t>⿱尔賏</w:t>
        </w:r>
      </w:ins>
      <w:del w:id="59" w:author="Guangyu Zhu" w:date="2025-12-30T16:08:00Z" w16du:dateUtc="2025-12-30T08:08:00Z">
        <w:r w:rsidRPr="00EC6A7F" w:rsidDel="00D7509B">
          <w:rPr>
            <w:rFonts w:ascii="宋体" w:eastAsia="宋体" w:hAnsi="宋体" w:hint="eastAsia"/>
            <w:sz w:val="30"/>
            <w:szCs w:val="30"/>
          </w:rPr>
          <w:delText>须</w:delText>
        </w:r>
      </w:del>
      <w:r w:rsidRPr="00EC6A7F">
        <w:rPr>
          <w:rFonts w:ascii="宋体" w:eastAsia="宋体" w:hAnsi="宋体" w:hint="eastAsia"/>
          <w:sz w:val="30"/>
          <w:szCs w:val="30"/>
        </w:rPr>
        <w:t>（墜）其考（孝），享隹</w:t>
      </w:r>
      <w:r w:rsidRPr="00EC6A7F">
        <w:rPr>
          <w:rFonts w:ascii="宋体" w:eastAsia="宋体" w:hAnsi="宋体" w:hint="eastAsia"/>
          <w:sz w:val="30"/>
          <w:szCs w:val="30"/>
        </w:rPr>
        <w:lastRenderedPageBreak/>
        <w:t>（惟）滔（慆）</w:t>
      </w:r>
      <w:del w:id="60" w:author="Guangyu Zhu" w:date="2025-12-30T16:08:00Z" w16du:dateUtc="2025-12-30T08:08:00Z">
        <w:r w:rsidRPr="00EC6A7F" w:rsidDel="00D7509B">
          <w:rPr>
            <w:rFonts w:ascii="宋体" w:eastAsia="宋体" w:hAnsi="宋体" w:hint="eastAsia"/>
            <w:sz w:val="30"/>
            <w:szCs w:val="30"/>
          </w:rPr>
          <w:delText>币</w:delText>
        </w:r>
      </w:del>
      <w:ins w:id="61" w:author="Guangyu Zhu" w:date="2025-12-30T16:09:00Z" w16du:dateUtc="2025-12-30T08:09:00Z">
        <w:r w:rsidR="00D7509B">
          <w:rPr>
            <w:rFonts w:ascii="宋体" w:eastAsia="宋体" w:hAnsi="宋体" w:hint="eastAsia"/>
            <w:sz w:val="30"/>
            <w:szCs w:val="30"/>
          </w:rPr>
          <w:t>帀</w:t>
        </w:r>
      </w:ins>
      <w:r w:rsidRPr="00EC6A7F">
        <w:rPr>
          <w:rFonts w:ascii="宋体" w:eastAsia="宋体" w:hAnsi="宋体" w:hint="eastAsia"/>
          <w:sz w:val="30"/>
          <w:szCs w:val="30"/>
        </w:rPr>
        <w:t>（思），考（孝）隹（惟）型</w:t>
      </w:r>
      <w:del w:id="62" w:author="Guangyu Zhu" w:date="2025-12-30T16:09:00Z" w16du:dateUtc="2025-12-30T08:09:00Z">
        <w:r w:rsidRPr="00EC6A7F" w:rsidDel="00D7509B">
          <w:rPr>
            <w:rFonts w:ascii="宋体" w:eastAsia="宋体" w:hAnsi="宋体" w:hint="eastAsia"/>
            <w:sz w:val="30"/>
            <w:szCs w:val="30"/>
          </w:rPr>
          <w:delText>币</w:delText>
        </w:r>
      </w:del>
      <w:ins w:id="63" w:author="Guangyu Zhu" w:date="2025-12-30T16:09:00Z" w16du:dateUtc="2025-12-30T08:09:00Z">
        <w:r w:rsidR="00D7509B">
          <w:rPr>
            <w:rFonts w:ascii="宋体" w:eastAsia="宋体" w:hAnsi="宋体" w:hint="eastAsia"/>
            <w:sz w:val="30"/>
            <w:szCs w:val="30"/>
          </w:rPr>
          <w:t>帀</w:t>
        </w:r>
      </w:ins>
      <w:r w:rsidRPr="00EC6A7F">
        <w:rPr>
          <w:rFonts w:ascii="宋体" w:eastAsia="宋体" w:hAnsi="宋体" w:hint="eastAsia"/>
          <w:sz w:val="30"/>
          <w:szCs w:val="30"/>
        </w:rPr>
        <w:t>（思）。”</w:t>
      </w:r>
    </w:p>
    <w:p w14:paraId="3C95E88D" w14:textId="14604774"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《芮良夫》：“各</w:t>
      </w:r>
      <w:del w:id="64" w:author="Guangyu Zhu" w:date="2025-12-30T16:09:00Z" w16du:dateUtc="2025-12-30T08:09:00Z">
        <w:r w:rsidRPr="00EC6A7F" w:rsidDel="00D7509B">
          <w:rPr>
            <w:rFonts w:ascii="宋体" w:eastAsia="宋体" w:hAnsi="宋体" w:hint="eastAsia"/>
            <w:sz w:val="30"/>
            <w:szCs w:val="30"/>
          </w:rPr>
          <w:delText>情</w:delText>
        </w:r>
      </w:del>
      <w:ins w:id="65" w:author="Guangyu Zhu" w:date="2025-12-30T16:09:00Z" w16du:dateUtc="2025-12-30T08:09:00Z">
        <w:r w:rsidR="00D7509B">
          <w:rPr>
            <w:rFonts w:ascii="宋体" w:eastAsia="宋体" w:hAnsi="宋体" w:hint="eastAsia"/>
            <w:sz w:val="30"/>
            <w:szCs w:val="30"/>
          </w:rPr>
          <w:t>㥩</w:t>
        </w:r>
      </w:ins>
      <w:r w:rsidRPr="00EC6A7F">
        <w:rPr>
          <w:rFonts w:ascii="宋体" w:eastAsia="宋体" w:hAnsi="宋体" w:hint="eastAsia"/>
          <w:sz w:val="30"/>
          <w:szCs w:val="30"/>
        </w:rPr>
        <w:t>（圖）氒（厥）羕（永），以交罔</w:t>
      </w:r>
      <w:ins w:id="66" w:author="Guangyu Zhu" w:date="2025-12-30T15:40:00Z" w16du:dateUtc="2025-12-30T07:40:00Z">
        <w:r w:rsidR="00DD2FA9" w:rsidRPr="00DD2FA9">
          <w:rPr>
            <w:rFonts w:ascii="SimSun-ExtB" w:eastAsia="SimSun-ExtB" w:hAnsi="SimSun-ExtB" w:cs="SimSun-ExtB" w:hint="eastAsia"/>
            <w:sz w:val="30"/>
            <w:szCs w:val="30"/>
          </w:rPr>
          <w:t>𢘃</w:t>
        </w:r>
      </w:ins>
      <w:del w:id="67" w:author="Guangyu Zhu" w:date="2025-12-30T15:40:00Z" w16du:dateUtc="2025-12-30T07:40: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（悔）。”按，“</w:t>
      </w:r>
      <w:ins w:id="68" w:author="Guangyu Zhu" w:date="2025-12-30T16:09:00Z" w16du:dateUtc="2025-12-30T08:09:00Z">
        <w:r w:rsidR="00D7509B"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（悔）”字從馮勝君《讀清華簡〈良夫毖〉劄記》（《紀念何琳儀先生誕辰七十周年暨古文字學國際學術研討會會議論文集》，安徽大學漢字發展與應用研究中心，2013年）讀。</w:t>
      </w:r>
    </w:p>
    <w:p w14:paraId="5E0740AA" w14:textId="72A01982"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《命訓》：“女（如）</w:t>
      </w:r>
      <w:ins w:id="69" w:author="Guangyu Zhu" w:date="2025-12-30T16:09:00Z" w16du:dateUtc="2025-12-30T08:09:00Z">
        <w:r w:rsidR="00D7509B" w:rsidRPr="00D7509B">
          <w:rPr>
            <w:rFonts w:ascii="SimSun-ExtG" w:eastAsia="SimSun-ExtG" w:hAnsi="SimSun-ExtG" w:cs="SimSun-ExtG" w:hint="eastAsia"/>
            <w:sz w:val="30"/>
            <w:szCs w:val="30"/>
          </w:rPr>
          <w:t>𲁫</w:t>
        </w:r>
      </w:ins>
      <w:r w:rsidRPr="00EC6A7F">
        <w:rPr>
          <w:rFonts w:ascii="宋体" w:eastAsia="宋体" w:hAnsi="宋体" w:hint="eastAsia"/>
          <w:sz w:val="30"/>
          <w:szCs w:val="30"/>
        </w:rPr>
        <w:t>（懲）而</w:t>
      </w:r>
      <w:ins w:id="70" w:author="Guangyu Zhu" w:date="2025-12-30T15:40:00Z" w16du:dateUtc="2025-12-30T07:40:00Z">
        <w:r w:rsidR="00DD2FA9" w:rsidRPr="00DD2FA9">
          <w:rPr>
            <w:rFonts w:ascii="SimSun-ExtB" w:eastAsia="SimSun-ExtB" w:hAnsi="SimSun-ExtB" w:cs="SimSun-ExtB" w:hint="eastAsia"/>
            <w:sz w:val="30"/>
            <w:szCs w:val="30"/>
          </w:rPr>
          <w:t>𢘃</w:t>
        </w:r>
      </w:ins>
      <w:del w:id="71" w:author="Guangyu Zhu" w:date="2025-12-30T15:40:00Z" w16du:dateUtc="2025-12-30T07:40: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w:t>
      </w:r>
      <w:del w:id="72" w:author="Guangyu Zhu" w:date="2025-12-30T16:10:00Z" w16du:dateUtc="2025-12-30T08:10:00Z">
        <w:r w:rsidRPr="00EC6A7F" w:rsidDel="00D7509B">
          <w:rPr>
            <w:rFonts w:ascii="宋体" w:eastAsia="宋体" w:hAnsi="宋体" w:hint="eastAsia"/>
            <w:sz w:val="30"/>
            <w:szCs w:val="30"/>
          </w:rPr>
          <w:delText>华</w:delText>
        </w:r>
      </w:del>
      <w:ins w:id="73" w:author="Guangyu Zhu" w:date="2025-12-30T16:10:00Z" w16du:dateUtc="2025-12-30T08:10:00Z">
        <w:r w:rsidR="00D7509B" w:rsidRPr="00D7509B">
          <w:rPr>
            <w:rFonts w:ascii="SimSun-ExtG" w:eastAsia="SimSun-ExtG" w:hAnsi="SimSun-ExtG" w:cs="SimSun-ExtG" w:hint="eastAsia"/>
            <w:sz w:val="30"/>
            <w:szCs w:val="30"/>
          </w:rPr>
          <w:t>𱞃</w:t>
        </w:r>
      </w:ins>
      <w:r w:rsidRPr="00EC6A7F">
        <w:rPr>
          <w:rFonts w:ascii="宋体" w:eastAsia="宋体" w:hAnsi="宋体" w:hint="eastAsia"/>
          <w:sz w:val="30"/>
          <w:szCs w:val="30"/>
        </w:rPr>
        <w:t>（過），則厇（度）至于亟（極）。”</w:t>
      </w:r>
    </w:p>
    <w:p w14:paraId="5748929F" w14:textId="7A5CE659"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w:t>
      </w:r>
      <w:ins w:id="74" w:author="Guangyu Zhu" w:date="2025-12-30T15:40:00Z" w16du:dateUtc="2025-12-30T07:40:00Z">
        <w:r w:rsidR="00DD2FA9" w:rsidRPr="00DD2FA9">
          <w:rPr>
            <w:rFonts w:ascii="SimSun-ExtB" w:eastAsia="SimSun-ExtB" w:hAnsi="SimSun-ExtB" w:cs="SimSun-ExtB" w:hint="eastAsia"/>
            <w:sz w:val="30"/>
            <w:szCs w:val="30"/>
          </w:rPr>
          <w:t>𢘃</w:t>
        </w:r>
      </w:ins>
      <w:del w:id="75" w:author="Guangyu Zhu" w:date="2025-12-30T15:40:00Z" w16du:dateUtc="2025-12-30T07:40: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（悔）閵（吝）也者，憂虞之馬&lt;象</w:t>
      </w:r>
      <w:bookmarkStart w:id="76" w:name="_Hlk218003497"/>
      <w:r w:rsidRPr="00EC6A7F">
        <w:rPr>
          <w:rFonts w:ascii="宋体" w:eastAsia="宋体" w:hAnsi="宋体" w:hint="eastAsia"/>
          <w:sz w:val="30"/>
          <w:szCs w:val="30"/>
        </w:rPr>
        <w:t>&gt;</w:t>
      </w:r>
      <w:bookmarkEnd w:id="76"/>
      <w:r w:rsidRPr="00EC6A7F">
        <w:rPr>
          <w:rFonts w:ascii="宋体" w:eastAsia="宋体" w:hAnsi="宋体" w:hint="eastAsia"/>
          <w:sz w:val="30"/>
          <w:szCs w:val="30"/>
        </w:rPr>
        <w:t>也。”</w:t>
      </w:r>
    </w:p>
    <w:p w14:paraId="162DC7F0" w14:textId="60B4806B"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w:t>
      </w:r>
      <w:ins w:id="77" w:author="Guangyu Zhu" w:date="2025-12-30T15:40:00Z" w16du:dateUtc="2025-12-30T07:40: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（悔）閵（吝）也者，言如小疵也。”</w:t>
      </w:r>
    </w:p>
    <w:p w14:paraId="755C046C" w14:textId="71A20918"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《繫辭》：“憂</w:t>
      </w:r>
      <w:ins w:id="78" w:author="Guangyu Zhu" w:date="2025-12-30T15:40:00Z" w16du:dateUtc="2025-12-30T07:40: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（悔）閵（吝）者存乎分&lt;介</w:t>
      </w:r>
      <w:ins w:id="79" w:author="Guangyu Zhu" w:date="2025-12-30T16:11:00Z" w16du:dateUtc="2025-12-30T08:11:00Z">
        <w:r w:rsidR="00D7509B" w:rsidRPr="00D7509B">
          <w:rPr>
            <w:rFonts w:ascii="宋体" w:eastAsia="宋体" w:hAnsi="宋体" w:hint="eastAsia"/>
            <w:sz w:val="30"/>
            <w:szCs w:val="30"/>
          </w:rPr>
          <w:t>&gt;</w:t>
        </w:r>
      </w:ins>
      <w:del w:id="80" w:author="Guangyu Zhu" w:date="2025-12-30T16:10:00Z" w16du:dateUtc="2025-12-30T08:10:00Z">
        <w:r w:rsidRPr="00EC6A7F" w:rsidDel="00D7509B">
          <w:rPr>
            <w:rFonts w:ascii="宋体" w:eastAsia="宋体" w:hAnsi="宋体" w:hint="eastAsia"/>
            <w:sz w:val="30"/>
            <w:szCs w:val="30"/>
          </w:rPr>
          <w:delText>）</w:delText>
        </w:r>
      </w:del>
      <w:r w:rsidRPr="00EC6A7F">
        <w:rPr>
          <w:rFonts w:ascii="宋体" w:eastAsia="宋体" w:hAnsi="宋体" w:hint="eastAsia"/>
          <w:sz w:val="30"/>
          <w:szCs w:val="30"/>
        </w:rPr>
        <w:t>，振（震）無咎存乎謀（悔）。”</w:t>
      </w:r>
    </w:p>
    <w:p w14:paraId="662292F3" w14:textId="71EF1866"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《繫辭》：“抗（亢）龍有</w:t>
      </w:r>
      <w:ins w:id="81" w:author="Guangyu Zhu" w:date="2025-12-30T15:40:00Z" w16du:dateUtc="2025-12-30T07:40: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w:t>
      </w:r>
    </w:p>
    <w:p w14:paraId="576C6DE3" w14:textId="4A556013"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《繫辭》：“貴而無立（位），</w:t>
      </w:r>
      <w:ins w:id="82" w:author="Guangyu Zhu" w:date="2025-12-30T16:12:00Z" w16du:dateUtc="2025-12-30T08:12:00Z">
        <w:r w:rsidR="00D7509B" w:rsidRPr="00D7509B">
          <w:rPr>
            <w:rFonts w:ascii="宋体" w:eastAsia="宋体" w:hAnsi="宋体" w:hint="eastAsia"/>
            <w:sz w:val="30"/>
            <w:szCs w:val="30"/>
          </w:rPr>
          <w:t>⿳亠口</w:t>
        </w:r>
        <w:r w:rsidR="00D7509B" w:rsidRPr="00D7509B">
          <w:rPr>
            <w:rFonts w:ascii="SimSun-ExtB" w:eastAsia="SimSun-ExtB" w:hAnsi="SimSun-ExtB" w:cs="SimSun-ExtB" w:hint="eastAsia"/>
            <w:sz w:val="30"/>
            <w:szCs w:val="30"/>
          </w:rPr>
          <w:t>𠖀</w:t>
        </w:r>
      </w:ins>
      <w:del w:id="83" w:author="Guangyu Zhu" w:date="2025-12-30T16:12:00Z" w16du:dateUtc="2025-12-30T08:12:00Z">
        <w:r w:rsidRPr="00EC6A7F" w:rsidDel="00D7509B">
          <w:rPr>
            <w:rFonts w:ascii="宋体" w:eastAsia="宋体" w:hAnsi="宋体" w:hint="eastAsia"/>
            <w:sz w:val="30"/>
            <w:szCs w:val="30"/>
          </w:rPr>
          <w:delText>崇</w:delText>
        </w:r>
      </w:del>
      <w:r w:rsidRPr="00EC6A7F">
        <w:rPr>
          <w:rFonts w:ascii="宋体" w:eastAsia="宋体" w:hAnsi="宋体" w:hint="eastAsia"/>
          <w:sz w:val="30"/>
          <w:szCs w:val="30"/>
        </w:rPr>
        <w:t>（崇）</w:t>
      </w:r>
      <w:r w:rsidRPr="00D7509B">
        <w:rPr>
          <w:rFonts w:ascii="宋体" w:eastAsia="宋体" w:hAnsi="宋体" w:hint="eastAsia"/>
          <w:sz w:val="30"/>
          <w:szCs w:val="30"/>
          <w:bdr w:val="single" w:sz="4" w:space="0" w:color="auto"/>
          <w:rPrChange w:id="84" w:author="Guangyu Zhu" w:date="2025-12-30T16:12:00Z" w16du:dateUtc="2025-12-30T08:12:00Z">
            <w:rPr>
              <w:rFonts w:ascii="宋体" w:eastAsia="宋体" w:hAnsi="宋体" w:hint="eastAsia"/>
              <w:sz w:val="30"/>
              <w:szCs w:val="30"/>
            </w:rPr>
          </w:rPrChange>
        </w:rPr>
        <w:t>而無民</w:t>
      </w:r>
      <w:r w:rsidRPr="00EC6A7F">
        <w:rPr>
          <w:rFonts w:ascii="宋体" w:eastAsia="宋体" w:hAnsi="宋体" w:hint="eastAsia"/>
          <w:sz w:val="30"/>
          <w:szCs w:val="30"/>
        </w:rPr>
        <w:t>，賢人在其下，□立（位）而无輔，是以動而有</w:t>
      </w:r>
      <w:ins w:id="85" w:author="Guangyu Zhu" w:date="2025-12-30T15:41:00Z" w16du:dateUtc="2025-12-30T07:41: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（悔）也。”</w:t>
      </w:r>
    </w:p>
    <w:p w14:paraId="75C06FBC" w14:textId="76498436"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《繫辭》：“吉凶</w:t>
      </w:r>
      <w:ins w:id="86" w:author="Guangyu Zhu" w:date="2025-12-30T15:41:00Z" w16du:dateUtc="2025-12-30T07:41:00Z">
        <w:r w:rsidR="00DD2FA9" w:rsidRPr="00DD2FA9">
          <w:rPr>
            <w:rFonts w:ascii="SimSun-ExtB" w:eastAsia="SimSun-ExtB" w:hAnsi="SimSun-ExtB" w:cs="SimSun-ExtB" w:hint="eastAsia"/>
            <w:sz w:val="30"/>
            <w:szCs w:val="30"/>
          </w:rPr>
          <w:t>𢘃</w:t>
        </w:r>
      </w:ins>
      <w:del w:id="87" w:author="Guangyu Zhu" w:date="2025-12-30T15:41:00Z" w16du:dateUtc="2025-12-30T07:41: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（悔）閵（吝）也者，生乎動者也。”</w:t>
      </w:r>
    </w:p>
    <w:p w14:paraId="728B6A11" w14:textId="1EF4D246"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《繫辭》：“是</w:t>
      </w:r>
      <w:r w:rsidRPr="00A5447C">
        <w:rPr>
          <w:rFonts w:ascii="宋体" w:eastAsia="宋体" w:hAnsi="宋体" w:hint="eastAsia"/>
          <w:sz w:val="30"/>
          <w:szCs w:val="30"/>
          <w:bdr w:val="single" w:sz="4" w:space="0" w:color="auto"/>
          <w:rPrChange w:id="88" w:author="Guangyu Zhu" w:date="2025-12-30T16:13:00Z" w16du:dateUtc="2025-12-30T08:13:00Z">
            <w:rPr>
              <w:rFonts w:ascii="宋体" w:eastAsia="宋体" w:hAnsi="宋体" w:hint="eastAsia"/>
              <w:sz w:val="30"/>
              <w:szCs w:val="30"/>
            </w:rPr>
          </w:rPrChange>
        </w:rPr>
        <w:t>故</w:t>
      </w:r>
      <w:r w:rsidRPr="00EC6A7F">
        <w:rPr>
          <w:rFonts w:ascii="宋体" w:eastAsia="宋体" w:hAnsi="宋体" w:hint="eastAsia"/>
          <w:sz w:val="30"/>
          <w:szCs w:val="30"/>
        </w:rPr>
        <w:t>吉凶生而</w:t>
      </w:r>
      <w:ins w:id="89" w:author="Guangyu Zhu" w:date="2025-12-30T15:41:00Z" w16du:dateUtc="2025-12-30T07:41:00Z">
        <w:r w:rsidR="00DD2FA9" w:rsidRPr="00DD2FA9">
          <w:rPr>
            <w:rFonts w:ascii="SimSun-ExtB" w:eastAsia="SimSun-ExtB" w:hAnsi="SimSun-ExtB" w:cs="SimSun-ExtB" w:hint="eastAsia"/>
            <w:sz w:val="30"/>
            <w:szCs w:val="30"/>
          </w:rPr>
          <w:t>𢘃</w:t>
        </w:r>
      </w:ins>
      <w:del w:id="90" w:author="Guangyu Zhu" w:date="2025-12-30T15:41:00Z" w16du:dateUtc="2025-12-30T07:41: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（悔）閵（吝</w:t>
      </w:r>
      <w:ins w:id="91" w:author="Guangyu Zhu" w:date="2025-12-30T16:13:00Z" w16du:dateUtc="2025-12-30T08:13:00Z">
        <w:r w:rsidR="00A5447C">
          <w:rPr>
            <w:rFonts w:ascii="宋体" w:eastAsia="宋体" w:hAnsi="宋体" w:hint="eastAsia"/>
            <w:sz w:val="30"/>
            <w:szCs w:val="30"/>
          </w:rPr>
          <w:t>）</w:t>
        </w:r>
      </w:ins>
      <w:r w:rsidRPr="00EC6A7F">
        <w:rPr>
          <w:rFonts w:ascii="宋体" w:eastAsia="宋体" w:hAnsi="宋体" w:hint="eastAsia"/>
          <w:sz w:val="30"/>
          <w:szCs w:val="30"/>
        </w:rPr>
        <w:t>著也。”</w:t>
      </w:r>
    </w:p>
    <w:p w14:paraId="6971083B" w14:textId="4D0B8AAA"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w:t>
      </w:r>
      <w:r w:rsidRPr="00A5447C">
        <w:rPr>
          <w:rFonts w:ascii="宋体" w:eastAsia="宋体" w:hAnsi="宋体" w:hint="eastAsia"/>
          <w:sz w:val="30"/>
          <w:szCs w:val="30"/>
          <w:bdr w:val="single" w:sz="4" w:space="0" w:color="auto"/>
          <w:rPrChange w:id="92" w:author="Guangyu Zhu" w:date="2025-12-30T16:13:00Z" w16du:dateUtc="2025-12-30T08:13:00Z">
            <w:rPr>
              <w:rFonts w:ascii="宋体" w:eastAsia="宋体" w:hAnsi="宋体" w:hint="eastAsia"/>
              <w:sz w:val="30"/>
              <w:szCs w:val="30"/>
            </w:rPr>
          </w:rPrChange>
        </w:rPr>
        <w:t>是故</w:t>
      </w:r>
      <w:r w:rsidRPr="00EC6A7F">
        <w:rPr>
          <w:rFonts w:ascii="宋体" w:eastAsia="宋体" w:hAnsi="宋体" w:hint="eastAsia"/>
          <w:sz w:val="30"/>
          <w:szCs w:val="30"/>
        </w:rPr>
        <w:t>愛惡相攻而吉凶</w:t>
      </w:r>
      <w:r w:rsidRPr="00A5447C">
        <w:rPr>
          <w:rFonts w:ascii="宋体" w:eastAsia="宋体" w:hAnsi="宋体" w:hint="eastAsia"/>
          <w:sz w:val="30"/>
          <w:szCs w:val="30"/>
          <w:bdr w:val="single" w:sz="4" w:space="0" w:color="auto"/>
          <w:rPrChange w:id="93" w:author="Guangyu Zhu" w:date="2025-12-30T16:13:00Z" w16du:dateUtc="2025-12-30T08:13:00Z">
            <w:rPr>
              <w:rFonts w:ascii="宋体" w:eastAsia="宋体" w:hAnsi="宋体" w:hint="eastAsia"/>
              <w:sz w:val="30"/>
              <w:szCs w:val="30"/>
            </w:rPr>
          </w:rPrChange>
        </w:rPr>
        <w:t>生</w:t>
      </w:r>
      <w:r w:rsidRPr="00EC6A7F">
        <w:rPr>
          <w:rFonts w:ascii="宋体" w:eastAsia="宋体" w:hAnsi="宋体" w:hint="eastAsia"/>
          <w:sz w:val="30"/>
          <w:szCs w:val="30"/>
        </w:rPr>
        <w:t>，遠近相取而</w:t>
      </w:r>
      <w:ins w:id="94" w:author="Guangyu Zhu" w:date="2025-12-30T15:41:00Z" w16du:dateUtc="2025-12-30T07:41:00Z">
        <w:r w:rsidR="00DD2FA9" w:rsidRPr="00DD2FA9">
          <w:rPr>
            <w:rFonts w:ascii="SimSun-ExtB" w:eastAsia="SimSun-ExtB" w:hAnsi="SimSun-ExtB" w:cs="SimSun-ExtB" w:hint="eastAsia"/>
            <w:sz w:val="30"/>
            <w:szCs w:val="30"/>
          </w:rPr>
          <w:t>𢘃</w:t>
        </w:r>
      </w:ins>
      <w:del w:id="95" w:author="Guangyu Zhu" w:date="2025-12-30T15:41:00Z" w16du:dateUtc="2025-12-30T07:41: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w:t>
      </w:r>
      <w:ins w:id="96" w:author="Guangyu Zhu" w:date="2025-12-30T16:13:00Z" w16du:dateUtc="2025-12-30T08:13:00Z">
        <w:r w:rsidR="00A5447C" w:rsidRPr="00A5447C">
          <w:rPr>
            <w:rFonts w:ascii="宋体" w:eastAsia="宋体" w:hAnsi="宋体" w:hint="eastAsia"/>
            <w:sz w:val="30"/>
            <w:szCs w:val="30"/>
          </w:rPr>
          <w:t>⿱厸文</w:t>
        </w:r>
      </w:ins>
      <w:r w:rsidRPr="00EC6A7F">
        <w:rPr>
          <w:rFonts w:ascii="宋体" w:eastAsia="宋体" w:hAnsi="宋体" w:hint="eastAsia"/>
          <w:sz w:val="30"/>
          <w:szCs w:val="30"/>
        </w:rPr>
        <w:t>（吝）生，請（情）僞相欽（感）而利害生。”</w:t>
      </w:r>
    </w:p>
    <w:p w14:paraId="3055BB97" w14:textId="3115D89A"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《繫辭》：“凡易之請（情），近而不相得則凶，或害之則</w:t>
      </w:r>
      <w:ins w:id="97" w:author="Guangyu Zhu" w:date="2025-12-30T15:41:00Z" w16du:dateUtc="2025-12-30T07:41:00Z">
        <w:r w:rsidR="00DD2FA9" w:rsidRPr="00DD2FA9">
          <w:rPr>
            <w:rFonts w:ascii="SimSun-ExtB" w:eastAsia="SimSun-ExtB" w:hAnsi="SimSun-ExtB" w:cs="SimSun-ExtB" w:hint="eastAsia"/>
            <w:sz w:val="30"/>
            <w:szCs w:val="30"/>
          </w:rPr>
          <w:t>𢘃</w:t>
        </w:r>
      </w:ins>
      <w:del w:id="98" w:author="Guangyu Zhu" w:date="2025-12-30T15:41:00Z" w16du:dateUtc="2025-12-30T07:41: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（悔）且</w:t>
      </w:r>
      <w:ins w:id="99" w:author="Guangyu Zhu" w:date="2025-12-30T16:15:00Z" w16du:dateUtc="2025-12-30T08:15:00Z">
        <w:r w:rsidR="00A5447C" w:rsidRPr="00A5447C">
          <w:rPr>
            <w:rFonts w:ascii="宋体" w:eastAsia="宋体" w:hAnsi="宋体" w:hint="eastAsia"/>
            <w:sz w:val="30"/>
            <w:szCs w:val="30"/>
          </w:rPr>
          <w:t>⿱厸文</w:t>
        </w:r>
      </w:ins>
      <w:r w:rsidRPr="00EC6A7F">
        <w:rPr>
          <w:rFonts w:ascii="宋体" w:eastAsia="宋体" w:hAnsi="宋体" w:hint="eastAsia"/>
          <w:sz w:val="30"/>
          <w:szCs w:val="30"/>
        </w:rPr>
        <w:t>（吝），將反（叛</w:t>
      </w:r>
      <w:ins w:id="100" w:author="Guangyu Zhu" w:date="2025-12-30T16:15:00Z" w16du:dateUtc="2025-12-30T08:15:00Z">
        <w:r w:rsidR="00A5447C">
          <w:rPr>
            <w:rFonts w:ascii="宋体" w:eastAsia="宋体" w:hAnsi="宋体" w:hint="eastAsia"/>
            <w:sz w:val="30"/>
            <w:szCs w:val="30"/>
          </w:rPr>
          <w:t>）</w:t>
        </w:r>
      </w:ins>
      <w:r w:rsidRPr="00EC6A7F">
        <w:rPr>
          <w:rFonts w:ascii="宋体" w:eastAsia="宋体" w:hAnsi="宋体" w:hint="eastAsia"/>
          <w:sz w:val="30"/>
          <w:szCs w:val="30"/>
        </w:rPr>
        <w:t>則</w:t>
      </w:r>
      <w:ins w:id="101" w:author="Guangyu Zhu" w:date="2025-12-30T16:15:00Z" w16du:dateUtc="2025-12-30T08:15:00Z">
        <w:r w:rsidR="00A5447C" w:rsidRPr="00A5447C">
          <w:rPr>
            <w:rFonts w:ascii="宋体" w:eastAsia="宋体" w:hAnsi="宋体" w:hint="eastAsia"/>
            <w:sz w:val="30"/>
            <w:szCs w:val="30"/>
            <w:bdr w:val="single" w:sz="4" w:space="0" w:color="auto"/>
            <w:rPrChange w:id="102" w:author="Guangyu Zhu" w:date="2025-12-30T16:15:00Z" w16du:dateUtc="2025-12-30T08:15:00Z">
              <w:rPr>
                <w:rFonts w:ascii="宋体" w:eastAsia="宋体" w:hAnsi="宋体" w:hint="eastAsia"/>
                <w:sz w:val="30"/>
                <w:szCs w:val="30"/>
              </w:rPr>
            </w:rPrChange>
          </w:rPr>
          <w:t>其</w:t>
        </w:r>
      </w:ins>
      <w:r w:rsidRPr="00EC6A7F">
        <w:rPr>
          <w:rFonts w:ascii="宋体" w:eastAsia="宋体" w:hAnsi="宋体" w:hint="eastAsia"/>
          <w:sz w:val="30"/>
          <w:szCs w:val="30"/>
        </w:rPr>
        <w:t>辭乳（亂）。”</w:t>
      </w:r>
    </w:p>
    <w:p w14:paraId="640A68DE" w14:textId="347F37D2"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《二三子》：“易曰：‘抗（亢）龍有</w:t>
      </w:r>
      <w:ins w:id="103" w:author="Guangyu Zhu" w:date="2025-12-30T15:41:00Z" w16du:dateUtc="2025-12-30T07:41:00Z">
        <w:r w:rsidR="00DD2FA9" w:rsidRPr="00DD2FA9">
          <w:rPr>
            <w:rFonts w:ascii="SimSun-ExtB" w:eastAsia="SimSun-ExtB" w:hAnsi="SimSun-ExtB" w:cs="SimSun-ExtB" w:hint="eastAsia"/>
            <w:sz w:val="30"/>
            <w:szCs w:val="30"/>
          </w:rPr>
          <w:t>𢘃</w:t>
        </w:r>
      </w:ins>
      <w:del w:id="104" w:author="Guangyu Zhu" w:date="2025-12-30T15:41:00Z" w16du:dateUtc="2025-12-30T07:41: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w:t>
      </w:r>
    </w:p>
    <w:p w14:paraId="7E6604C1" w14:textId="5D15C07A"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《二三子》：“聖人之立正（政）也，若遁（循）木，俞（愈）高</w:t>
      </w:r>
      <w:r w:rsidRPr="00EC6A7F">
        <w:rPr>
          <w:rFonts w:ascii="宋体" w:eastAsia="宋体" w:hAnsi="宋体" w:hint="eastAsia"/>
          <w:sz w:val="30"/>
          <w:szCs w:val="30"/>
        </w:rPr>
        <w:lastRenderedPageBreak/>
        <w:t>俞（愈）畏下，故曰‘抗（亢）龍有</w:t>
      </w:r>
      <w:ins w:id="105" w:author="Guangyu Zhu" w:date="2025-12-30T15:41:00Z" w16du:dateUtc="2025-12-30T07:41:00Z">
        <w:r w:rsidR="00DD2FA9" w:rsidRPr="00DD2FA9">
          <w:rPr>
            <w:rFonts w:ascii="SimSun-ExtB" w:eastAsia="SimSun-ExtB" w:hAnsi="SimSun-ExtB" w:cs="SimSun-ExtB" w:hint="eastAsia"/>
            <w:sz w:val="30"/>
            <w:szCs w:val="30"/>
          </w:rPr>
          <w:t>𢘃</w:t>
        </w:r>
      </w:ins>
      <w:del w:id="106" w:author="Guangyu Zhu" w:date="2025-12-30T15:41:00Z" w16du:dateUtc="2025-12-30T07:41: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w:t>
      </w:r>
    </w:p>
    <w:p w14:paraId="2AD166D6" w14:textId="7243B373" w:rsidR="00EC6A7F"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《易之義》：“易曰‘潛龍勿</w:t>
      </w:r>
      <w:ins w:id="107" w:author="Guangyu Zhu" w:date="2025-12-30T16:16:00Z" w16du:dateUtc="2025-12-30T08:16:00Z">
        <w:r w:rsidR="00DA514E" w:rsidRPr="00DA514E">
          <w:rPr>
            <w:rFonts w:ascii="宋体" w:eastAsia="宋体" w:hAnsi="宋体" w:hint="eastAsia"/>
            <w:sz w:val="30"/>
            <w:szCs w:val="30"/>
            <w:bdr w:val="single" w:sz="4" w:space="0" w:color="auto"/>
            <w:rPrChange w:id="108" w:author="Guangyu Zhu" w:date="2025-12-30T16:16:00Z" w16du:dateUtc="2025-12-30T08:16:00Z">
              <w:rPr>
                <w:rFonts w:ascii="宋体" w:eastAsia="宋体" w:hAnsi="宋体" w:hint="eastAsia"/>
                <w:sz w:val="30"/>
                <w:szCs w:val="30"/>
              </w:rPr>
            </w:rPrChange>
          </w:rPr>
          <w:t>用</w:t>
        </w:r>
      </w:ins>
      <w:r w:rsidRPr="00EC6A7F">
        <w:rPr>
          <w:rFonts w:ascii="宋体" w:eastAsia="宋体" w:hAnsi="宋体" w:hint="eastAsia"/>
          <w:sz w:val="30"/>
          <w:szCs w:val="30"/>
        </w:rPr>
        <w:t>’，‘炕（亢）龍有</w:t>
      </w:r>
      <w:ins w:id="109" w:author="Guangyu Zhu" w:date="2025-12-30T15:41:00Z" w16du:dateUtc="2025-12-30T07:41:00Z">
        <w:r w:rsidR="00DD2FA9" w:rsidRPr="00DD2FA9">
          <w:rPr>
            <w:rFonts w:ascii="SimSun-ExtB" w:eastAsia="SimSun-ExtB" w:hAnsi="SimSun-ExtB" w:cs="SimSun-ExtB" w:hint="eastAsia"/>
            <w:sz w:val="30"/>
            <w:szCs w:val="30"/>
          </w:rPr>
          <w:t>𢘃</w:t>
        </w:r>
      </w:ins>
      <w:del w:id="110" w:author="Guangyu Zhu" w:date="2025-12-30T15:41:00Z" w16du:dateUtc="2025-12-30T07:41:00Z">
        <w:r w:rsidRPr="00EC6A7F" w:rsidDel="00DD2FA9">
          <w:rPr>
            <w:rFonts w:ascii="宋体" w:eastAsia="宋体" w:hAnsi="宋体" w:hint="eastAsia"/>
            <w:sz w:val="30"/>
            <w:szCs w:val="30"/>
          </w:rPr>
          <w:delText>悔</w:delText>
        </w:r>
      </w:del>
      <w:r w:rsidRPr="00EC6A7F">
        <w:rPr>
          <w:rFonts w:ascii="宋体" w:eastAsia="宋体" w:hAnsi="宋体" w:hint="eastAsia"/>
          <w:sz w:val="30"/>
          <w:szCs w:val="30"/>
        </w:rPr>
        <w:t>（悔）’，言其過也。”</w:t>
      </w:r>
    </w:p>
    <w:p w14:paraId="2AE2AC01" w14:textId="77777777" w:rsidR="00DA514E" w:rsidRDefault="00EC6A7F" w:rsidP="00EC6A7F">
      <w:pPr>
        <w:rPr>
          <w:ins w:id="111" w:author="Guangyu Zhu" w:date="2025-12-30T16:16:00Z" w16du:dateUtc="2025-12-30T08:16:00Z"/>
          <w:rFonts w:ascii="宋体" w:eastAsia="宋体" w:hAnsi="宋体" w:hint="eastAsia"/>
          <w:sz w:val="30"/>
          <w:szCs w:val="30"/>
        </w:rPr>
      </w:pPr>
      <w:r w:rsidRPr="00EC6A7F">
        <w:rPr>
          <w:rFonts w:ascii="宋体" w:eastAsia="宋体" w:hAnsi="宋体" w:hint="eastAsia"/>
          <w:sz w:val="30"/>
          <w:szCs w:val="30"/>
        </w:rPr>
        <w:t>《恆失》：“兵多</w:t>
      </w:r>
      <w:ins w:id="112" w:author="Guangyu Zhu" w:date="2025-12-30T16:16:00Z" w16du:dateUtc="2025-12-30T08:16:00Z">
        <w:r w:rsidR="00DA514E" w:rsidRPr="00DD2FA9">
          <w:rPr>
            <w:rFonts w:ascii="SimSun-ExtB" w:eastAsia="SimSun-ExtB" w:hAnsi="SimSun-ExtB" w:cs="SimSun-ExtB" w:hint="eastAsia"/>
            <w:sz w:val="30"/>
            <w:szCs w:val="30"/>
          </w:rPr>
          <w:t>𢘃</w:t>
        </w:r>
      </w:ins>
      <w:del w:id="113" w:author="Guangyu Zhu" w:date="2025-12-30T16:16:00Z" w16du:dateUtc="2025-12-30T08:16:00Z">
        <w:r w:rsidRPr="00EC6A7F" w:rsidDel="00DA514E">
          <w:rPr>
            <w:rFonts w:ascii="宋体" w:eastAsia="宋体" w:hAnsi="宋体" w:hint="eastAsia"/>
            <w:sz w:val="30"/>
            <w:szCs w:val="30"/>
          </w:rPr>
          <w:delText>悔</w:delText>
        </w:r>
      </w:del>
      <w:r w:rsidRPr="00EC6A7F">
        <w:rPr>
          <w:rFonts w:ascii="宋体" w:eastAsia="宋体" w:hAnsi="宋体" w:hint="eastAsia"/>
          <w:sz w:val="30"/>
          <w:szCs w:val="30"/>
        </w:rPr>
        <w:t>（悔），信疑者也。”</w:t>
      </w:r>
    </w:p>
    <w:p w14:paraId="3E62E9FF" w14:textId="09089FAF" w:rsidR="00EC6A7F" w:rsidRPr="00DA514E" w:rsidRDefault="00DD2FA9" w:rsidP="00EC6A7F">
      <w:pPr>
        <w:rPr>
          <w:rFonts w:ascii="宋体" w:eastAsia="宋体" w:hAnsi="宋体" w:hint="eastAsia"/>
          <w:b/>
          <w:bCs/>
          <w:sz w:val="30"/>
          <w:szCs w:val="30"/>
          <w:rPrChange w:id="114" w:author="Guangyu Zhu" w:date="2025-12-30T16:16:00Z" w16du:dateUtc="2025-12-30T08:16:00Z">
            <w:rPr>
              <w:rFonts w:ascii="宋体" w:eastAsia="宋体" w:hAnsi="宋体" w:hint="eastAsia"/>
              <w:sz w:val="30"/>
              <w:szCs w:val="30"/>
            </w:rPr>
          </w:rPrChange>
        </w:rPr>
      </w:pPr>
      <w:ins w:id="115" w:author="Guangyu Zhu" w:date="2025-12-30T15:41:00Z" w16du:dateUtc="2025-12-30T07:41:00Z">
        <w:r w:rsidRPr="00DA514E">
          <w:rPr>
            <w:rFonts w:hint="eastAsia"/>
            <w:b/>
            <w:bCs/>
            <w:rPrChange w:id="116" w:author="Guangyu Zhu" w:date="2025-12-30T16:16:00Z" w16du:dateUtc="2025-12-30T08:16:00Z">
              <w:rPr>
                <w:rFonts w:hint="eastAsia"/>
              </w:rPr>
            </w:rPrChange>
          </w:rPr>
          <w:t xml:space="preserve"> </w:t>
        </w:r>
        <w:r w:rsidRPr="00DA514E">
          <w:rPr>
            <w:rFonts w:ascii="SimSun-ExtB" w:eastAsia="SimSun-ExtB" w:hAnsi="SimSun-ExtB" w:cs="SimSun-ExtB" w:hint="eastAsia"/>
            <w:b/>
            <w:bCs/>
            <w:sz w:val="30"/>
            <w:szCs w:val="30"/>
            <w:rPrChange w:id="117" w:author="Guangyu Zhu" w:date="2025-12-30T16:16:00Z" w16du:dateUtc="2025-12-30T08:16:00Z">
              <w:rPr>
                <w:rFonts w:ascii="SimSun-ExtB" w:eastAsia="SimSun-ExtB" w:hAnsi="SimSun-ExtB" w:cs="SimSun-ExtB" w:hint="eastAsia"/>
                <w:sz w:val="30"/>
                <w:szCs w:val="30"/>
              </w:rPr>
            </w:rPrChange>
          </w:rPr>
          <w:t>𢘃</w:t>
        </w:r>
      </w:ins>
      <w:del w:id="118" w:author="Guangyu Zhu" w:date="2025-12-30T15:41:00Z" w16du:dateUtc="2025-12-30T07:41:00Z">
        <w:r w:rsidR="00EC6A7F" w:rsidRPr="00DA514E" w:rsidDel="00DD2FA9">
          <w:rPr>
            <w:rFonts w:ascii="宋体" w:eastAsia="宋体" w:hAnsi="宋体" w:hint="eastAsia"/>
            <w:b/>
            <w:bCs/>
            <w:sz w:val="30"/>
            <w:szCs w:val="30"/>
            <w:rPrChange w:id="119" w:author="Guangyu Zhu" w:date="2025-12-30T16:16:00Z" w16du:dateUtc="2025-12-30T08:16:00Z">
              <w:rPr>
                <w:rFonts w:ascii="宋体" w:eastAsia="宋体" w:hAnsi="宋体" w:hint="eastAsia"/>
                <w:sz w:val="30"/>
                <w:szCs w:val="30"/>
              </w:rPr>
            </w:rPrChange>
          </w:rPr>
          <w:delText>拇</w:delText>
        </w:r>
      </w:del>
      <w:r w:rsidR="00EC6A7F" w:rsidRPr="00DA514E">
        <w:rPr>
          <w:rFonts w:ascii="宋体" w:eastAsia="宋体" w:hAnsi="宋体" w:hint="eastAsia"/>
          <w:b/>
          <w:bCs/>
          <w:sz w:val="30"/>
          <w:szCs w:val="30"/>
          <w:rPrChange w:id="120" w:author="Guangyu Zhu" w:date="2025-12-30T16:16:00Z" w16du:dateUtc="2025-12-30T08:16:00Z">
            <w:rPr>
              <w:rFonts w:ascii="宋体" w:eastAsia="宋体" w:hAnsi="宋体" w:hint="eastAsia"/>
              <w:sz w:val="30"/>
              <w:szCs w:val="30"/>
            </w:rPr>
          </w:rPrChange>
        </w:rPr>
        <w:t>與敏</w:t>
      </w:r>
    </w:p>
    <w:p w14:paraId="23330909" w14:textId="16CA24A5" w:rsidR="00015876" w:rsidRPr="00EC6A7F" w:rsidRDefault="00EC6A7F" w:rsidP="00EC6A7F">
      <w:pPr>
        <w:rPr>
          <w:rFonts w:ascii="宋体" w:eastAsia="宋体" w:hAnsi="宋体" w:hint="eastAsia"/>
          <w:sz w:val="30"/>
          <w:szCs w:val="30"/>
        </w:rPr>
      </w:pPr>
      <w:r w:rsidRPr="00EC6A7F">
        <w:rPr>
          <w:rFonts w:ascii="宋体" w:eastAsia="宋体" w:hAnsi="宋体" w:hint="eastAsia"/>
          <w:sz w:val="30"/>
          <w:szCs w:val="30"/>
        </w:rPr>
        <w:t>《仲弓》：“</w:t>
      </w:r>
      <w:del w:id="121" w:author="Guangyu Zhu" w:date="2025-12-30T16:16:00Z" w16du:dateUtc="2025-12-30T08:16:00Z">
        <w:r w:rsidRPr="00EC6A7F" w:rsidDel="00DA514E">
          <w:rPr>
            <w:rFonts w:ascii="宋体" w:eastAsia="宋体" w:hAnsi="宋体" w:hint="eastAsia"/>
            <w:sz w:val="30"/>
            <w:szCs w:val="30"/>
          </w:rPr>
          <w:delText>售</w:delText>
        </w:r>
      </w:del>
      <w:ins w:id="122" w:author="Guangyu Zhu" w:date="2025-12-30T16:17:00Z" w16du:dateUtc="2025-12-30T08:17:00Z">
        <w:r w:rsidR="00DA514E" w:rsidRPr="00DA514E">
          <w:rPr>
            <w:rFonts w:ascii="宋体" w:eastAsia="宋体" w:hAnsi="宋体" w:hint="eastAsia"/>
            <w:sz w:val="30"/>
            <w:szCs w:val="30"/>
          </w:rPr>
          <w:t>⿱隹吕</w:t>
        </w:r>
      </w:ins>
      <w:r w:rsidRPr="00EC6A7F">
        <w:rPr>
          <w:rFonts w:ascii="宋体" w:eastAsia="宋体" w:hAnsi="宋体" w:hint="eastAsia"/>
          <w:sz w:val="30"/>
          <w:szCs w:val="30"/>
        </w:rPr>
        <w:t>（雝）也不</w:t>
      </w:r>
      <w:ins w:id="123" w:author="Guangyu Zhu" w:date="2025-12-30T15:41:00Z" w16du:dateUtc="2025-12-30T07:41:00Z">
        <w:r w:rsidR="00DD2FA9" w:rsidRPr="00DD2FA9">
          <w:rPr>
            <w:rFonts w:ascii="SimSun-ExtB" w:eastAsia="SimSun-ExtB" w:hAnsi="SimSun-ExtB" w:cs="SimSun-ExtB" w:hint="eastAsia"/>
            <w:sz w:val="30"/>
            <w:szCs w:val="30"/>
          </w:rPr>
          <w:t>𢘃</w:t>
        </w:r>
      </w:ins>
      <w:r w:rsidRPr="00EC6A7F">
        <w:rPr>
          <w:rFonts w:ascii="宋体" w:eastAsia="宋体" w:hAnsi="宋体" w:hint="eastAsia"/>
          <w:sz w:val="30"/>
          <w:szCs w:val="30"/>
        </w:rPr>
        <w:t>（敏），唯（雖</w:t>
      </w:r>
      <w:ins w:id="124" w:author="Guangyu Zhu" w:date="2026-01-02T17:33:00Z" w16du:dateUtc="2026-01-02T09:33:00Z">
        <w:r w:rsidR="00FA33EB">
          <w:rPr>
            <w:rFonts w:ascii="宋体" w:eastAsia="宋体" w:hAnsi="宋体" w:hint="eastAsia"/>
            <w:sz w:val="30"/>
            <w:szCs w:val="30"/>
          </w:rPr>
          <w:t>）</w:t>
        </w:r>
      </w:ins>
    </w:p>
    <w:sectPr w:rsidR="00015876" w:rsidRPr="00EC6A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FCA76" w14:textId="77777777" w:rsidR="00517BDF" w:rsidRDefault="00517BDF" w:rsidP="00FA33EB">
      <w:pPr>
        <w:rPr>
          <w:rFonts w:hint="eastAsia"/>
        </w:rPr>
      </w:pPr>
      <w:r>
        <w:separator/>
      </w:r>
    </w:p>
  </w:endnote>
  <w:endnote w:type="continuationSeparator" w:id="0">
    <w:p w14:paraId="282D7604" w14:textId="77777777" w:rsidR="00517BDF" w:rsidRDefault="00517BDF" w:rsidP="00FA33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imSun-ExtB">
    <w:panose1 w:val="02010609060101010101"/>
    <w:charset w:val="86"/>
    <w:family w:val="modern"/>
    <w:pitch w:val="fixed"/>
    <w:sig w:usb0="00000003" w:usb1="0A0E0000" w:usb2="00000010" w:usb3="00000000" w:csb0="00040001" w:csb1="00000000"/>
  </w:font>
  <w:font w:name="SimSun-ExtG">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7F4FD" w14:textId="77777777" w:rsidR="00517BDF" w:rsidRDefault="00517BDF" w:rsidP="00FA33EB">
      <w:pPr>
        <w:rPr>
          <w:rFonts w:hint="eastAsia"/>
        </w:rPr>
      </w:pPr>
      <w:r>
        <w:separator/>
      </w:r>
    </w:p>
  </w:footnote>
  <w:footnote w:type="continuationSeparator" w:id="0">
    <w:p w14:paraId="0FF1FD41" w14:textId="77777777" w:rsidR="00517BDF" w:rsidRDefault="00517BDF" w:rsidP="00FA33EB">
      <w:pPr>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angyu Zhu">
    <w15:presenceInfo w15:providerId="Windows Live" w15:userId="c0941b8f804024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BF"/>
    <w:rsid w:val="00015876"/>
    <w:rsid w:val="00517BDF"/>
    <w:rsid w:val="00574C24"/>
    <w:rsid w:val="008863AC"/>
    <w:rsid w:val="00893DC8"/>
    <w:rsid w:val="009513E2"/>
    <w:rsid w:val="00A5447C"/>
    <w:rsid w:val="00D7509B"/>
    <w:rsid w:val="00DA514E"/>
    <w:rsid w:val="00DD2FA9"/>
    <w:rsid w:val="00EC6A7F"/>
    <w:rsid w:val="00ED11BF"/>
    <w:rsid w:val="00FA3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0B4A9"/>
  <w15:chartTrackingRefBased/>
  <w15:docId w15:val="{F7A47AAE-A696-433D-899B-4B252564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11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11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11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11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11B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D11B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11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11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D11B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11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11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11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11BF"/>
    <w:rPr>
      <w:rFonts w:cstheme="majorBidi"/>
      <w:color w:val="0F4761" w:themeColor="accent1" w:themeShade="BF"/>
      <w:sz w:val="28"/>
      <w:szCs w:val="28"/>
    </w:rPr>
  </w:style>
  <w:style w:type="character" w:customStyle="1" w:styleId="50">
    <w:name w:val="标题 5 字符"/>
    <w:basedOn w:val="a0"/>
    <w:link w:val="5"/>
    <w:uiPriority w:val="9"/>
    <w:semiHidden/>
    <w:rsid w:val="00ED11BF"/>
    <w:rPr>
      <w:rFonts w:cstheme="majorBidi"/>
      <w:color w:val="0F4761" w:themeColor="accent1" w:themeShade="BF"/>
      <w:sz w:val="24"/>
      <w:szCs w:val="24"/>
    </w:rPr>
  </w:style>
  <w:style w:type="character" w:customStyle="1" w:styleId="60">
    <w:name w:val="标题 6 字符"/>
    <w:basedOn w:val="a0"/>
    <w:link w:val="6"/>
    <w:uiPriority w:val="9"/>
    <w:semiHidden/>
    <w:rsid w:val="00ED11BF"/>
    <w:rPr>
      <w:rFonts w:cstheme="majorBidi"/>
      <w:b/>
      <w:bCs/>
      <w:color w:val="0F4761" w:themeColor="accent1" w:themeShade="BF"/>
    </w:rPr>
  </w:style>
  <w:style w:type="character" w:customStyle="1" w:styleId="70">
    <w:name w:val="标题 7 字符"/>
    <w:basedOn w:val="a0"/>
    <w:link w:val="7"/>
    <w:uiPriority w:val="9"/>
    <w:semiHidden/>
    <w:rsid w:val="00ED11BF"/>
    <w:rPr>
      <w:rFonts w:cstheme="majorBidi"/>
      <w:b/>
      <w:bCs/>
      <w:color w:val="595959" w:themeColor="text1" w:themeTint="A6"/>
    </w:rPr>
  </w:style>
  <w:style w:type="character" w:customStyle="1" w:styleId="80">
    <w:name w:val="标题 8 字符"/>
    <w:basedOn w:val="a0"/>
    <w:link w:val="8"/>
    <w:uiPriority w:val="9"/>
    <w:semiHidden/>
    <w:rsid w:val="00ED11BF"/>
    <w:rPr>
      <w:rFonts w:cstheme="majorBidi"/>
      <w:color w:val="595959" w:themeColor="text1" w:themeTint="A6"/>
    </w:rPr>
  </w:style>
  <w:style w:type="character" w:customStyle="1" w:styleId="90">
    <w:name w:val="标题 9 字符"/>
    <w:basedOn w:val="a0"/>
    <w:link w:val="9"/>
    <w:uiPriority w:val="9"/>
    <w:semiHidden/>
    <w:rsid w:val="00ED11BF"/>
    <w:rPr>
      <w:rFonts w:eastAsiaTheme="majorEastAsia" w:cstheme="majorBidi"/>
      <w:color w:val="595959" w:themeColor="text1" w:themeTint="A6"/>
    </w:rPr>
  </w:style>
  <w:style w:type="paragraph" w:styleId="a3">
    <w:name w:val="Title"/>
    <w:basedOn w:val="a"/>
    <w:next w:val="a"/>
    <w:link w:val="a4"/>
    <w:uiPriority w:val="10"/>
    <w:qFormat/>
    <w:rsid w:val="00ED11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11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11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11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11BF"/>
    <w:pPr>
      <w:spacing w:before="160" w:after="160"/>
      <w:jc w:val="center"/>
    </w:pPr>
    <w:rPr>
      <w:i/>
      <w:iCs/>
      <w:color w:val="404040" w:themeColor="text1" w:themeTint="BF"/>
    </w:rPr>
  </w:style>
  <w:style w:type="character" w:customStyle="1" w:styleId="a8">
    <w:name w:val="引用 字符"/>
    <w:basedOn w:val="a0"/>
    <w:link w:val="a7"/>
    <w:uiPriority w:val="29"/>
    <w:rsid w:val="00ED11BF"/>
    <w:rPr>
      <w:i/>
      <w:iCs/>
      <w:color w:val="404040" w:themeColor="text1" w:themeTint="BF"/>
    </w:rPr>
  </w:style>
  <w:style w:type="paragraph" w:styleId="a9">
    <w:name w:val="List Paragraph"/>
    <w:basedOn w:val="a"/>
    <w:uiPriority w:val="34"/>
    <w:qFormat/>
    <w:rsid w:val="00ED11BF"/>
    <w:pPr>
      <w:ind w:left="720"/>
      <w:contextualSpacing/>
    </w:pPr>
  </w:style>
  <w:style w:type="character" w:styleId="aa">
    <w:name w:val="Intense Emphasis"/>
    <w:basedOn w:val="a0"/>
    <w:uiPriority w:val="21"/>
    <w:qFormat/>
    <w:rsid w:val="00ED11BF"/>
    <w:rPr>
      <w:i/>
      <w:iCs/>
      <w:color w:val="0F4761" w:themeColor="accent1" w:themeShade="BF"/>
    </w:rPr>
  </w:style>
  <w:style w:type="paragraph" w:styleId="ab">
    <w:name w:val="Intense Quote"/>
    <w:basedOn w:val="a"/>
    <w:next w:val="a"/>
    <w:link w:val="ac"/>
    <w:uiPriority w:val="30"/>
    <w:qFormat/>
    <w:rsid w:val="00ED1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11BF"/>
    <w:rPr>
      <w:i/>
      <w:iCs/>
      <w:color w:val="0F4761" w:themeColor="accent1" w:themeShade="BF"/>
    </w:rPr>
  </w:style>
  <w:style w:type="character" w:styleId="ad">
    <w:name w:val="Intense Reference"/>
    <w:basedOn w:val="a0"/>
    <w:uiPriority w:val="32"/>
    <w:qFormat/>
    <w:rsid w:val="00ED11BF"/>
    <w:rPr>
      <w:b/>
      <w:bCs/>
      <w:smallCaps/>
      <w:color w:val="0F4761" w:themeColor="accent1" w:themeShade="BF"/>
      <w:spacing w:val="5"/>
    </w:rPr>
  </w:style>
  <w:style w:type="paragraph" w:styleId="ae">
    <w:name w:val="Revision"/>
    <w:hidden/>
    <w:uiPriority w:val="99"/>
    <w:semiHidden/>
    <w:rsid w:val="00DD2FA9"/>
  </w:style>
  <w:style w:type="paragraph" w:styleId="af">
    <w:name w:val="header"/>
    <w:basedOn w:val="a"/>
    <w:link w:val="af0"/>
    <w:uiPriority w:val="99"/>
    <w:unhideWhenUsed/>
    <w:rsid w:val="00FA33EB"/>
    <w:pPr>
      <w:tabs>
        <w:tab w:val="center" w:pos="4153"/>
        <w:tab w:val="right" w:pos="8306"/>
      </w:tabs>
      <w:snapToGrid w:val="0"/>
      <w:jc w:val="center"/>
    </w:pPr>
    <w:rPr>
      <w:sz w:val="18"/>
      <w:szCs w:val="18"/>
    </w:rPr>
  </w:style>
  <w:style w:type="character" w:customStyle="1" w:styleId="af0">
    <w:name w:val="页眉 字符"/>
    <w:basedOn w:val="a0"/>
    <w:link w:val="af"/>
    <w:uiPriority w:val="99"/>
    <w:rsid w:val="00FA33EB"/>
    <w:rPr>
      <w:sz w:val="18"/>
      <w:szCs w:val="18"/>
    </w:rPr>
  </w:style>
  <w:style w:type="paragraph" w:styleId="af1">
    <w:name w:val="footer"/>
    <w:basedOn w:val="a"/>
    <w:link w:val="af2"/>
    <w:uiPriority w:val="99"/>
    <w:unhideWhenUsed/>
    <w:rsid w:val="00FA33EB"/>
    <w:pPr>
      <w:tabs>
        <w:tab w:val="center" w:pos="4153"/>
        <w:tab w:val="right" w:pos="8306"/>
      </w:tabs>
      <w:snapToGrid w:val="0"/>
      <w:jc w:val="left"/>
    </w:pPr>
    <w:rPr>
      <w:sz w:val="18"/>
      <w:szCs w:val="18"/>
    </w:rPr>
  </w:style>
  <w:style w:type="character" w:customStyle="1" w:styleId="af2">
    <w:name w:val="页脚 字符"/>
    <w:basedOn w:val="a0"/>
    <w:link w:val="af1"/>
    <w:uiPriority w:val="99"/>
    <w:rsid w:val="00FA33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Guangyu Zhu</dc:creator>
  <cp:keywords/>
  <dc:description/>
  <cp:lastModifiedBy>Guangyu Zhu</cp:lastModifiedBy>
  <cp:revision>8</cp:revision>
  <dcterms:created xsi:type="dcterms:W3CDTF">2025-12-29T15:22:00Z</dcterms:created>
  <dcterms:modified xsi:type="dcterms:W3CDTF">2026-01-02T09:34:00Z</dcterms:modified>
</cp:coreProperties>
</file>