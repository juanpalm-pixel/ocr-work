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C05A" w14:textId="77777777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bookmarkStart w:id="0" w:name="_Hlk218268775"/>
      <w:r w:rsidRPr="00015D00">
        <w:rPr>
          <w:rFonts w:ascii="宋体" w:eastAsia="宋体" w:hAnsi="宋体" w:hint="eastAsia"/>
          <w:sz w:val="30"/>
          <w:szCs w:val="30"/>
        </w:rPr>
        <w:t>吾侍（待）之以台（怠）。”</w:t>
      </w:r>
    </w:p>
    <w:p w14:paraId="7BE71063" w14:textId="77777777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《蓋廬》：“我敬（警）皮（彼）台（怠），何爲弗衰。”</w:t>
      </w:r>
    </w:p>
    <w:p w14:paraId="6A6CA20B" w14:textId="77777777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《正亂》：“夫天行正信，日月不處，啟然不台（怠），以臨天下。”</w:t>
      </w:r>
    </w:p>
    <w:p w14:paraId="64917867" w14:textId="77777777" w:rsidR="00015D00" w:rsidRPr="0023634E" w:rsidRDefault="00015D00" w:rsidP="00015D00">
      <w:pPr>
        <w:rPr>
          <w:rFonts w:ascii="宋体" w:eastAsia="宋体" w:hAnsi="宋体" w:hint="eastAsia"/>
          <w:b/>
          <w:bCs/>
          <w:sz w:val="30"/>
          <w:szCs w:val="30"/>
          <w:rPrChange w:id="1" w:author="Guangyu Zhu" w:date="2026-01-01T12:54:00Z" w16du:dateUtc="2026-01-01T04:54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3634E">
        <w:rPr>
          <w:rFonts w:ascii="宋体" w:eastAsia="宋体" w:hAnsi="宋体" w:hint="eastAsia"/>
          <w:b/>
          <w:bCs/>
          <w:sz w:val="30"/>
          <w:szCs w:val="30"/>
          <w:rPrChange w:id="2" w:author="Guangyu Zhu" w:date="2026-01-01T12:54:00Z" w16du:dateUtc="2026-01-01T04:54:00Z">
            <w:rPr>
              <w:rFonts w:ascii="宋体" w:eastAsia="宋体" w:hAnsi="宋体" w:hint="eastAsia"/>
              <w:sz w:val="30"/>
              <w:szCs w:val="30"/>
            </w:rPr>
          </w:rPrChange>
        </w:rPr>
        <w:t>佁與始</w:t>
      </w:r>
    </w:p>
    <w:p w14:paraId="3BC503A6" w14:textId="045653FF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《明君》：“已而曰我□□□怡（始）服軨</w:t>
      </w:r>
      <w:ins w:id="3" w:author="Guangyu Zhu" w:date="2026-01-01T12:54:00Z" w16du:dateUtc="2026-01-01T04:54:00Z">
        <w:r w:rsidR="0023634E" w:rsidRPr="0023634E">
          <w:rPr>
            <w:rFonts w:ascii="SimSun-ExtG" w:eastAsia="SimSun-ExtG" w:hAnsi="SimSun-ExtG" w:cs="SimSun-ExtG" w:hint="eastAsia"/>
            <w:sz w:val="30"/>
            <w:szCs w:val="30"/>
          </w:rPr>
          <w:t>𰒰</w:t>
        </w:r>
      </w:ins>
      <w:del w:id="4" w:author="Guangyu Zhu" w:date="2026-01-01T12:54:00Z" w16du:dateUtc="2026-01-01T04:54:00Z">
        <w:r w:rsidRPr="00015D00" w:rsidDel="0023634E">
          <w:rPr>
            <w:rFonts w:ascii="宋体" w:eastAsia="宋体" w:hAnsi="宋体" w:hint="eastAsia"/>
            <w:sz w:val="30"/>
            <w:szCs w:val="30"/>
          </w:rPr>
          <w:delText>敲</w:delText>
        </w:r>
      </w:del>
      <w:r w:rsidRPr="00015D00">
        <w:rPr>
          <w:rFonts w:ascii="宋体" w:eastAsia="宋体" w:hAnsi="宋体" w:hint="eastAsia"/>
          <w:sz w:val="30"/>
          <w:szCs w:val="30"/>
        </w:rPr>
        <w:t>（敵），皆巫祝之言也。”</w:t>
      </w:r>
    </w:p>
    <w:p w14:paraId="1029D74B" w14:textId="77777777" w:rsidR="00015D00" w:rsidRPr="0023634E" w:rsidRDefault="00015D00" w:rsidP="00015D00">
      <w:pPr>
        <w:rPr>
          <w:rFonts w:ascii="宋体" w:eastAsia="宋体" w:hAnsi="宋体" w:hint="eastAsia"/>
          <w:b/>
          <w:bCs/>
          <w:sz w:val="30"/>
          <w:szCs w:val="30"/>
          <w:rPrChange w:id="5" w:author="Guangyu Zhu" w:date="2026-01-01T12:55:00Z" w16du:dateUtc="2026-01-01T04:55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3634E">
        <w:rPr>
          <w:rFonts w:ascii="宋体" w:eastAsia="宋体" w:hAnsi="宋体" w:hint="eastAsia"/>
          <w:b/>
          <w:bCs/>
          <w:sz w:val="30"/>
          <w:szCs w:val="30"/>
          <w:rPrChange w:id="6" w:author="Guangyu Zhu" w:date="2026-01-01T12:55:00Z" w16du:dateUtc="2026-01-01T04:55:00Z">
            <w:rPr>
              <w:rFonts w:ascii="宋体" w:eastAsia="宋体" w:hAnsi="宋体" w:hint="eastAsia"/>
              <w:sz w:val="30"/>
              <w:szCs w:val="30"/>
            </w:rPr>
          </w:rPrChange>
        </w:rPr>
        <w:t>佁與殆</w:t>
      </w:r>
    </w:p>
    <w:p w14:paraId="5446C1BF" w14:textId="77777777" w:rsidR="0023634E" w:rsidRDefault="00015D00" w:rsidP="00015D00">
      <w:pPr>
        <w:rPr>
          <w:ins w:id="7" w:author="Guangyu Zhu" w:date="2026-01-01T12:55:00Z" w16du:dateUtc="2026-01-01T04:55:00Z"/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《帛乙老子·德經》：“既得其母，以知其子，既知其子，復守其母，沒身不</w:t>
      </w:r>
      <w:del w:id="8" w:author="Guangyu Zhu" w:date="2026-01-01T12:55:00Z" w16du:dateUtc="2026-01-01T04:55:00Z">
        <w:r w:rsidRPr="00015D00" w:rsidDel="0023634E">
          <w:rPr>
            <w:rFonts w:ascii="宋体" w:eastAsia="宋体" w:hAnsi="宋体" w:hint="eastAsia"/>
            <w:sz w:val="30"/>
            <w:szCs w:val="30"/>
          </w:rPr>
          <w:delText>怡</w:delText>
        </w:r>
      </w:del>
      <w:ins w:id="9" w:author="Guangyu Zhu" w:date="2026-01-01T12:55:00Z" w16du:dateUtc="2026-01-01T04:55:00Z">
        <w:r w:rsidR="0023634E">
          <w:rPr>
            <w:rFonts w:ascii="宋体" w:eastAsia="宋体" w:hAnsi="宋体" w:hint="eastAsia"/>
            <w:sz w:val="30"/>
            <w:szCs w:val="30"/>
          </w:rPr>
          <w:t>佁</w:t>
        </w:r>
      </w:ins>
      <w:r w:rsidRPr="00015D00">
        <w:rPr>
          <w:rFonts w:ascii="宋体" w:eastAsia="宋体" w:hAnsi="宋体" w:hint="eastAsia"/>
          <w:sz w:val="30"/>
          <w:szCs w:val="30"/>
        </w:rPr>
        <w:t>（殆）。”</w:t>
      </w:r>
    </w:p>
    <w:p w14:paraId="3034FF83" w14:textId="1A97DA79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《二三子》：“孔子曰：此言爲上而驕下，驕下而不佁（殆）者，未之有也。”按，整理者直接釋“佁”爲“殆”。不確。此從廖名春《帛書&lt;周易&gt;論集》（上海古籍出版社，2008年，370頁）釋爲“</w:t>
      </w:r>
      <w:ins w:id="10" w:author="Guangyu Zhu" w:date="2026-01-01T12:55:00Z" w16du:dateUtc="2026-01-01T04:55:00Z">
        <w:r w:rsidR="0023634E">
          <w:rPr>
            <w:rFonts w:ascii="宋体" w:eastAsia="宋体" w:hAnsi="宋体" w:hint="eastAsia"/>
            <w:sz w:val="30"/>
            <w:szCs w:val="30"/>
          </w:rPr>
          <w:t>佁</w:t>
        </w:r>
      </w:ins>
      <w:del w:id="11" w:author="Guangyu Zhu" w:date="2026-01-01T12:55:00Z" w16du:dateUtc="2026-01-01T04:55:00Z">
        <w:r w:rsidRPr="00015D00" w:rsidDel="0023634E">
          <w:rPr>
            <w:rFonts w:ascii="宋体" w:eastAsia="宋体" w:hAnsi="宋体" w:hint="eastAsia"/>
            <w:sz w:val="30"/>
            <w:szCs w:val="30"/>
          </w:rPr>
          <w:delText>怡</w:delText>
        </w:r>
      </w:del>
      <w:r w:rsidRPr="00015D00">
        <w:rPr>
          <w:rFonts w:ascii="宋体" w:eastAsia="宋体" w:hAnsi="宋体" w:hint="eastAsia"/>
          <w:sz w:val="30"/>
          <w:szCs w:val="30"/>
        </w:rPr>
        <w:t>”，從整理者讀作“殆”。</w:t>
      </w:r>
    </w:p>
    <w:p w14:paraId="7C3AFEF5" w14:textId="77777777" w:rsidR="00015D00" w:rsidRPr="0023634E" w:rsidRDefault="00015D00" w:rsidP="00015D00">
      <w:pPr>
        <w:rPr>
          <w:rFonts w:ascii="宋体" w:eastAsia="宋体" w:hAnsi="宋体" w:hint="eastAsia"/>
          <w:b/>
          <w:bCs/>
          <w:sz w:val="30"/>
          <w:szCs w:val="30"/>
          <w:rPrChange w:id="12" w:author="Guangyu Zhu" w:date="2026-01-01T12:56:00Z" w16du:dateUtc="2026-01-01T04:56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3634E">
        <w:rPr>
          <w:rFonts w:ascii="宋体" w:eastAsia="宋体" w:hAnsi="宋体" w:hint="eastAsia"/>
          <w:b/>
          <w:bCs/>
          <w:sz w:val="30"/>
          <w:szCs w:val="30"/>
          <w:rPrChange w:id="13" w:author="Guangyu Zhu" w:date="2026-01-01T12:56:00Z" w16du:dateUtc="2026-01-01T04:56:00Z">
            <w:rPr>
              <w:rFonts w:ascii="宋体" w:eastAsia="宋体" w:hAnsi="宋体" w:hint="eastAsia"/>
              <w:sz w:val="30"/>
              <w:szCs w:val="30"/>
            </w:rPr>
          </w:rPrChange>
        </w:rPr>
        <w:t>佁與似</w:t>
      </w:r>
    </w:p>
    <w:p w14:paraId="7E53E9F2" w14:textId="77777777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《帛乙老子·道經》：“淵呵（兮）佁（似）萬物之宗。”</w:t>
      </w:r>
    </w:p>
    <w:p w14:paraId="7442ED4F" w14:textId="77777777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《帛乙老子·道經》：“湛呵（兮）佁（似）或存。”</w:t>
      </w:r>
    </w:p>
    <w:p w14:paraId="4696EE67" w14:textId="77777777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《帛乙老子·道經》：“纍（儽）呵（兮）佁（似）无所歸。”</w:t>
      </w:r>
    </w:p>
    <w:p w14:paraId="2744C541" w14:textId="2905D83D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《北大老子》：“淵旖（兮），</w:t>
      </w:r>
      <w:ins w:id="14" w:author="Guangyu Zhu" w:date="2026-01-01T12:56:00Z" w16du:dateUtc="2026-01-01T04:56:00Z">
        <w:r w:rsidR="0023634E" w:rsidRPr="00015D00">
          <w:rPr>
            <w:rFonts w:ascii="宋体" w:eastAsia="宋体" w:hAnsi="宋体" w:hint="eastAsia"/>
            <w:sz w:val="30"/>
            <w:szCs w:val="30"/>
          </w:rPr>
          <w:t>佁</w:t>
        </w:r>
      </w:ins>
      <w:del w:id="15" w:author="Guangyu Zhu" w:date="2026-01-01T12:56:00Z" w16du:dateUtc="2026-01-01T04:56:00Z">
        <w:r w:rsidRPr="00015D00" w:rsidDel="0023634E">
          <w:rPr>
            <w:rFonts w:ascii="宋体" w:eastAsia="宋体" w:hAnsi="宋体" w:hint="eastAsia"/>
            <w:sz w:val="30"/>
            <w:szCs w:val="30"/>
          </w:rPr>
          <w:delText>怡</w:delText>
        </w:r>
      </w:del>
      <w:r w:rsidRPr="00015D00">
        <w:rPr>
          <w:rFonts w:ascii="宋体" w:eastAsia="宋体" w:hAnsi="宋体" w:hint="eastAsia"/>
          <w:sz w:val="30"/>
          <w:szCs w:val="30"/>
        </w:rPr>
        <w:t>（似）萬物之宗。”</w:t>
      </w:r>
    </w:p>
    <w:p w14:paraId="04EF4420" w14:textId="05BED719" w:rsidR="0023634E" w:rsidRDefault="00015D00" w:rsidP="00015D00">
      <w:pPr>
        <w:rPr>
          <w:ins w:id="16" w:author="Guangyu Zhu" w:date="2026-01-01T12:56:00Z" w16du:dateUtc="2026-01-01T04:56:00Z"/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《北大老子》：“湛旖（兮），</w:t>
      </w:r>
      <w:ins w:id="17" w:author="Guangyu Zhu" w:date="2026-01-01T12:56:00Z" w16du:dateUtc="2026-01-01T04:56:00Z">
        <w:r w:rsidR="0023634E" w:rsidRPr="00015D00">
          <w:rPr>
            <w:rFonts w:ascii="宋体" w:eastAsia="宋体" w:hAnsi="宋体" w:hint="eastAsia"/>
            <w:sz w:val="30"/>
            <w:szCs w:val="30"/>
          </w:rPr>
          <w:t>佁</w:t>
        </w:r>
      </w:ins>
      <w:del w:id="18" w:author="Guangyu Zhu" w:date="2026-01-01T12:56:00Z" w16du:dateUtc="2026-01-01T04:56:00Z">
        <w:r w:rsidRPr="00015D00" w:rsidDel="0023634E">
          <w:rPr>
            <w:rFonts w:ascii="宋体" w:eastAsia="宋体" w:hAnsi="宋体" w:hint="eastAsia"/>
            <w:sz w:val="30"/>
            <w:szCs w:val="30"/>
          </w:rPr>
          <w:delText>怡</w:delText>
        </w:r>
      </w:del>
      <w:r w:rsidRPr="00015D00">
        <w:rPr>
          <w:rFonts w:ascii="宋体" w:eastAsia="宋体" w:hAnsi="宋体" w:hint="eastAsia"/>
          <w:sz w:val="30"/>
          <w:szCs w:val="30"/>
        </w:rPr>
        <w:t>（似）或存，吾不智（知）其誰子，象帝之先。”</w:t>
      </w:r>
    </w:p>
    <w:p w14:paraId="14500E4E" w14:textId="30A0B9A1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《周馴》：“故《書》曰‘大智</w:t>
      </w:r>
      <w:ins w:id="19" w:author="Guangyu Zhu" w:date="2026-01-01T12:56:00Z" w16du:dateUtc="2026-01-01T04:56:00Z">
        <w:r w:rsidR="0023634E" w:rsidRPr="00015D00">
          <w:rPr>
            <w:rFonts w:ascii="宋体" w:eastAsia="宋体" w:hAnsi="宋体" w:hint="eastAsia"/>
            <w:sz w:val="30"/>
            <w:szCs w:val="30"/>
          </w:rPr>
          <w:t>佁</w:t>
        </w:r>
      </w:ins>
      <w:del w:id="20" w:author="Guangyu Zhu" w:date="2026-01-01T12:56:00Z" w16du:dateUtc="2026-01-01T04:56:00Z">
        <w:r w:rsidRPr="00015D00" w:rsidDel="0023634E">
          <w:rPr>
            <w:rFonts w:ascii="宋体" w:eastAsia="宋体" w:hAnsi="宋体" w:hint="eastAsia"/>
            <w:sz w:val="30"/>
            <w:szCs w:val="30"/>
          </w:rPr>
          <w:delText>怡</w:delText>
        </w:r>
      </w:del>
      <w:r w:rsidRPr="00015D00">
        <w:rPr>
          <w:rFonts w:ascii="宋体" w:eastAsia="宋体" w:hAnsi="宋体" w:hint="eastAsia"/>
          <w:sz w:val="30"/>
          <w:szCs w:val="30"/>
        </w:rPr>
        <w:t>（似）狂’，其此之謂乎？”</w:t>
      </w:r>
    </w:p>
    <w:p w14:paraId="5E4188F2" w14:textId="77777777" w:rsidR="00015D00" w:rsidRPr="0023634E" w:rsidRDefault="00015D00" w:rsidP="00015D00">
      <w:pPr>
        <w:rPr>
          <w:rFonts w:ascii="宋体" w:eastAsia="宋体" w:hAnsi="宋体" w:hint="eastAsia"/>
          <w:b/>
          <w:bCs/>
          <w:sz w:val="30"/>
          <w:szCs w:val="30"/>
          <w:rPrChange w:id="21" w:author="Guangyu Zhu" w:date="2026-01-01T12:56:00Z" w16du:dateUtc="2026-01-01T04:56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3634E">
        <w:rPr>
          <w:rFonts w:ascii="宋体" w:eastAsia="宋体" w:hAnsi="宋体" w:hint="eastAsia"/>
          <w:b/>
          <w:bCs/>
          <w:sz w:val="30"/>
          <w:szCs w:val="30"/>
          <w:rPrChange w:id="22" w:author="Guangyu Zhu" w:date="2026-01-01T12:56:00Z" w16du:dateUtc="2026-01-01T04:56:00Z">
            <w:rPr>
              <w:rFonts w:ascii="宋体" w:eastAsia="宋体" w:hAnsi="宋体" w:hint="eastAsia"/>
              <w:sz w:val="30"/>
              <w:szCs w:val="30"/>
            </w:rPr>
          </w:rPrChange>
        </w:rPr>
        <w:t>冶與與</w:t>
      </w:r>
    </w:p>
    <w:p w14:paraId="132F981D" w14:textId="77777777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lastRenderedPageBreak/>
        <w:t>《戰國二四》：“冶（與）國非可持（恃）也。”</w:t>
      </w:r>
    </w:p>
    <w:p w14:paraId="23EB4F1A" w14:textId="77777777" w:rsidR="00015D00" w:rsidRPr="0023634E" w:rsidRDefault="00015D00" w:rsidP="00015D00">
      <w:pPr>
        <w:rPr>
          <w:rFonts w:ascii="宋体" w:eastAsia="宋体" w:hAnsi="宋体" w:hint="eastAsia"/>
          <w:b/>
          <w:bCs/>
          <w:sz w:val="30"/>
          <w:szCs w:val="30"/>
          <w:rPrChange w:id="23" w:author="Guangyu Zhu" w:date="2026-01-01T12:57:00Z" w16du:dateUtc="2026-01-01T04:57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3634E">
        <w:rPr>
          <w:rFonts w:ascii="宋体" w:eastAsia="宋体" w:hAnsi="宋体" w:hint="eastAsia"/>
          <w:b/>
          <w:bCs/>
          <w:sz w:val="30"/>
          <w:szCs w:val="30"/>
          <w:rPrChange w:id="24" w:author="Guangyu Zhu" w:date="2026-01-01T12:57:00Z" w16du:dateUtc="2026-01-01T04:57:00Z">
            <w:rPr>
              <w:rFonts w:ascii="宋体" w:eastAsia="宋体" w:hAnsi="宋体" w:hint="eastAsia"/>
              <w:sz w:val="30"/>
              <w:szCs w:val="30"/>
            </w:rPr>
          </w:rPrChange>
        </w:rPr>
        <w:t>始與以</w:t>
      </w:r>
    </w:p>
    <w:p w14:paraId="775D96A2" w14:textId="77777777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隨日·星官》：“可始（以）冠，可□□，可田獵。”按，整理者釋“始”爲“以”。不確。參張顯成《&lt;孔家坡漢簡·日書&gt;文字釋讀訂誤劄記（摘要）》（“網絡時代與中國文字研究”國際高級專家研討會論文，華東師範大學中國文字與應用研究中心，2010年8月16日）。但“始”仍當從整理者讀作“以”。</w:t>
      </w:r>
    </w:p>
    <w:p w14:paraId="5C68BA7D" w14:textId="4E7B95F3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《三十時》：“可始（以）脩（修）田野溝，可始（以）入人之地，不可亟刃</w:t>
      </w:r>
      <w:del w:id="25" w:author="Guangyu Zhu" w:date="2026-01-01T12:58:00Z" w16du:dateUtc="2026-01-01T04:58:00Z">
        <w:r w:rsidRPr="00015D00" w:rsidDel="0023634E">
          <w:rPr>
            <w:rFonts w:ascii="宋体" w:eastAsia="宋体" w:hAnsi="宋体" w:hint="eastAsia"/>
            <w:sz w:val="30"/>
            <w:szCs w:val="30"/>
          </w:rPr>
          <w:delText>。</w:delText>
        </w:r>
      </w:del>
      <w:ins w:id="26" w:author="Guangyu Zhu" w:date="2026-01-01T12:58:00Z" w16du:dateUtc="2026-01-01T04:58:00Z">
        <w:r w:rsidR="0023634E" w:rsidRPr="0023634E">
          <w:rPr>
            <w:rFonts w:ascii="宋体" w:eastAsia="宋体" w:hAnsi="宋体" w:hint="eastAsia"/>
            <w:sz w:val="30"/>
            <w:szCs w:val="30"/>
            <w:vertAlign w:val="subscript"/>
            <w:rPrChange w:id="27" w:author="Guangyu Zhu" w:date="2026-01-01T12:58:00Z" w16du:dateUtc="2026-01-01T04:58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015D00">
        <w:rPr>
          <w:rFonts w:ascii="宋体" w:eastAsia="宋体" w:hAnsi="宋体" w:hint="eastAsia"/>
          <w:sz w:val="30"/>
          <w:szCs w:val="30"/>
        </w:rPr>
        <w:t>（亟刃，亟刃）有央（殃），壹得而三其央（殃）。”按，“始”似當讀作“以”。</w:t>
      </w:r>
    </w:p>
    <w:p w14:paraId="38C72E25" w14:textId="77777777" w:rsidR="00015D00" w:rsidRPr="0023634E" w:rsidRDefault="00015D00" w:rsidP="00015D00">
      <w:pPr>
        <w:rPr>
          <w:rFonts w:ascii="宋体" w:eastAsia="宋体" w:hAnsi="宋体" w:hint="eastAsia"/>
          <w:b/>
          <w:bCs/>
          <w:sz w:val="30"/>
          <w:szCs w:val="30"/>
          <w:rPrChange w:id="28" w:author="Guangyu Zhu" w:date="2026-01-01T12:58:00Z" w16du:dateUtc="2026-01-01T04:58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3634E">
        <w:rPr>
          <w:rFonts w:ascii="宋体" w:eastAsia="宋体" w:hAnsi="宋体" w:hint="eastAsia"/>
          <w:b/>
          <w:bCs/>
          <w:sz w:val="30"/>
          <w:szCs w:val="30"/>
          <w:rPrChange w:id="29" w:author="Guangyu Zhu" w:date="2026-01-01T12:58:00Z" w16du:dateUtc="2026-01-01T04:58:00Z">
            <w:rPr>
              <w:rFonts w:ascii="宋体" w:eastAsia="宋体" w:hAnsi="宋体" w:hint="eastAsia"/>
              <w:sz w:val="30"/>
              <w:szCs w:val="30"/>
            </w:rPr>
          </w:rPrChange>
        </w:rPr>
        <w:t>始與似</w:t>
      </w:r>
    </w:p>
    <w:p w14:paraId="4C420806" w14:textId="77777777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《帛甲老子·道經》：“潚（淵）呵（兮）始（似）萬物之宗。”</w:t>
      </w:r>
    </w:p>
    <w:p w14:paraId="1C3AAC11" w14:textId="77777777" w:rsidR="00015D00" w:rsidRPr="0023634E" w:rsidRDefault="00015D00" w:rsidP="00015D00">
      <w:pPr>
        <w:rPr>
          <w:rFonts w:ascii="宋体" w:eastAsia="宋体" w:hAnsi="宋体" w:hint="eastAsia"/>
          <w:b/>
          <w:bCs/>
          <w:sz w:val="30"/>
          <w:szCs w:val="30"/>
          <w:rPrChange w:id="30" w:author="Guangyu Zhu" w:date="2026-01-01T12:58:00Z" w16du:dateUtc="2026-01-01T04:58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3634E">
        <w:rPr>
          <w:rFonts w:ascii="宋体" w:eastAsia="宋体" w:hAnsi="宋体" w:hint="eastAsia"/>
          <w:b/>
          <w:bCs/>
          <w:sz w:val="30"/>
          <w:szCs w:val="30"/>
          <w:rPrChange w:id="31" w:author="Guangyu Zhu" w:date="2026-01-01T12:58:00Z" w16du:dateUtc="2026-01-01T04:58:00Z">
            <w:rPr>
              <w:rFonts w:ascii="宋体" w:eastAsia="宋体" w:hAnsi="宋体" w:hint="eastAsia"/>
              <w:sz w:val="30"/>
              <w:szCs w:val="30"/>
            </w:rPr>
          </w:rPrChange>
        </w:rPr>
        <w:t>始與笞</w:t>
      </w:r>
    </w:p>
    <w:p w14:paraId="11E7D282" w14:textId="77777777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《隨日·叢辰》：“可以攻軍、圍城、始（笞）殺。”</w:t>
      </w:r>
    </w:p>
    <w:p w14:paraId="05837FE6" w14:textId="77777777" w:rsidR="00015D00" w:rsidRPr="0023634E" w:rsidRDefault="00015D00" w:rsidP="00015D00">
      <w:pPr>
        <w:rPr>
          <w:rFonts w:ascii="宋体" w:eastAsia="宋体" w:hAnsi="宋体" w:hint="eastAsia"/>
          <w:b/>
          <w:bCs/>
          <w:sz w:val="30"/>
          <w:szCs w:val="30"/>
          <w:rPrChange w:id="32" w:author="Guangyu Zhu" w:date="2026-01-01T12:58:00Z" w16du:dateUtc="2026-01-01T04:58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3634E">
        <w:rPr>
          <w:rFonts w:ascii="宋体" w:eastAsia="宋体" w:hAnsi="宋体" w:hint="eastAsia"/>
          <w:b/>
          <w:bCs/>
          <w:sz w:val="30"/>
          <w:szCs w:val="30"/>
          <w:rPrChange w:id="33" w:author="Guangyu Zhu" w:date="2026-01-01T12:58:00Z" w16du:dateUtc="2026-01-01T04:58:00Z">
            <w:rPr>
              <w:rFonts w:ascii="宋体" w:eastAsia="宋体" w:hAnsi="宋体" w:hint="eastAsia"/>
              <w:sz w:val="30"/>
              <w:szCs w:val="30"/>
            </w:rPr>
          </w:rPrChange>
        </w:rPr>
        <w:t>始與貸</w:t>
      </w:r>
    </w:p>
    <w:p w14:paraId="20CE56A6" w14:textId="77777777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《帛乙老子·德經》：“夫唯道，善始（貸）且善成。”</w:t>
      </w:r>
    </w:p>
    <w:p w14:paraId="26DEEBB5" w14:textId="77777777" w:rsidR="00015D00" w:rsidRPr="0023634E" w:rsidRDefault="00015D00" w:rsidP="00015D00">
      <w:pPr>
        <w:rPr>
          <w:rFonts w:ascii="宋体" w:eastAsia="宋体" w:hAnsi="宋体" w:hint="eastAsia"/>
          <w:b/>
          <w:bCs/>
          <w:sz w:val="30"/>
          <w:szCs w:val="30"/>
          <w:rPrChange w:id="34" w:author="Guangyu Zhu" w:date="2026-01-01T12:58:00Z" w16du:dateUtc="2026-01-01T04:58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3634E">
        <w:rPr>
          <w:rFonts w:ascii="宋体" w:eastAsia="宋体" w:hAnsi="宋体" w:hint="eastAsia"/>
          <w:b/>
          <w:bCs/>
          <w:sz w:val="30"/>
          <w:szCs w:val="30"/>
          <w:rPrChange w:id="35" w:author="Guangyu Zhu" w:date="2026-01-01T12:58:00Z" w16du:dateUtc="2026-01-01T04:58:00Z">
            <w:rPr>
              <w:rFonts w:ascii="宋体" w:eastAsia="宋体" w:hAnsi="宋体" w:hint="eastAsia"/>
              <w:sz w:val="30"/>
              <w:szCs w:val="30"/>
            </w:rPr>
          </w:rPrChange>
        </w:rPr>
        <w:t>始與辭</w:t>
      </w:r>
    </w:p>
    <w:p w14:paraId="51054A95" w14:textId="77777777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《帛乙老子·道經》：“萬物昔（作）而弗始（辭），爲而弗侍（恃）也。”</w:t>
      </w:r>
    </w:p>
    <w:p w14:paraId="530B0913" w14:textId="77777777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《繫辭》：“所樂而妧（玩），教（爻）之始（辭）也。”</w:t>
      </w:r>
    </w:p>
    <w:p w14:paraId="6967FAA9" w14:textId="77777777" w:rsidR="00015D00" w:rsidRPr="0023634E" w:rsidRDefault="00015D00" w:rsidP="00015D00">
      <w:pPr>
        <w:rPr>
          <w:rFonts w:ascii="宋体" w:eastAsia="宋体" w:hAnsi="宋体" w:hint="eastAsia"/>
          <w:b/>
          <w:bCs/>
          <w:sz w:val="30"/>
          <w:szCs w:val="30"/>
          <w:rPrChange w:id="36" w:author="Guangyu Zhu" w:date="2026-01-01T12:59:00Z" w16du:dateUtc="2026-01-01T04:59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3634E">
        <w:rPr>
          <w:rFonts w:ascii="宋体" w:eastAsia="宋体" w:hAnsi="宋体" w:hint="eastAsia"/>
          <w:b/>
          <w:bCs/>
          <w:sz w:val="30"/>
          <w:szCs w:val="30"/>
          <w:rPrChange w:id="37" w:author="Guangyu Zhu" w:date="2026-01-01T12:59:00Z" w16du:dateUtc="2026-01-01T04:59:00Z">
            <w:rPr>
              <w:rFonts w:ascii="宋体" w:eastAsia="宋体" w:hAnsi="宋体" w:hint="eastAsia"/>
              <w:sz w:val="30"/>
              <w:szCs w:val="30"/>
            </w:rPr>
          </w:rPrChange>
        </w:rPr>
        <w:t>抬與怡</w:t>
      </w:r>
    </w:p>
    <w:p w14:paraId="14F96D0A" w14:textId="77777777" w:rsidR="0023634E" w:rsidRDefault="00015D00" w:rsidP="00015D00">
      <w:pPr>
        <w:rPr>
          <w:ins w:id="38" w:author="Guangyu Zhu" w:date="2026-01-01T12:59:00Z" w16du:dateUtc="2026-01-01T04:59:00Z"/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《耇老》：“至五而止，精神日抬（怡）。”</w:t>
      </w:r>
    </w:p>
    <w:p w14:paraId="550820A7" w14:textId="50B042A4" w:rsidR="00015D00" w:rsidRPr="0023634E" w:rsidRDefault="00015D00" w:rsidP="00015D00">
      <w:pPr>
        <w:rPr>
          <w:rFonts w:ascii="宋体" w:eastAsia="宋体" w:hAnsi="宋体" w:hint="eastAsia"/>
          <w:b/>
          <w:bCs/>
          <w:sz w:val="30"/>
          <w:szCs w:val="30"/>
          <w:rPrChange w:id="39" w:author="Guangyu Zhu" w:date="2026-01-01T12:59:00Z" w16du:dateUtc="2026-01-01T04:59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3634E">
        <w:rPr>
          <w:rFonts w:ascii="宋体" w:eastAsia="宋体" w:hAnsi="宋体" w:hint="eastAsia"/>
          <w:b/>
          <w:bCs/>
          <w:sz w:val="30"/>
          <w:szCs w:val="30"/>
          <w:rPrChange w:id="40" w:author="Guangyu Zhu" w:date="2026-01-01T12:59:00Z" w16du:dateUtc="2026-01-01T04:59:00Z">
            <w:rPr>
              <w:rFonts w:ascii="宋体" w:eastAsia="宋体" w:hAnsi="宋体" w:hint="eastAsia"/>
              <w:sz w:val="30"/>
              <w:szCs w:val="30"/>
            </w:rPr>
          </w:rPrChange>
        </w:rPr>
        <w:lastRenderedPageBreak/>
        <w:t>治與似</w:t>
      </w:r>
    </w:p>
    <w:p w14:paraId="33042068" w14:textId="77777777" w:rsidR="0023634E" w:rsidRDefault="00015D00" w:rsidP="00015D00">
      <w:pPr>
        <w:rPr>
          <w:ins w:id="41" w:author="Guangyu Zhu" w:date="2026-01-01T12:59:00Z" w16du:dateUtc="2026-01-01T04:59:00Z"/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《帛甲老子·道經》：“上善治（似）水。”</w:t>
      </w:r>
    </w:p>
    <w:p w14:paraId="33D978CA" w14:textId="6ED66C42" w:rsidR="00015D00" w:rsidRPr="0023634E" w:rsidRDefault="00015D00" w:rsidP="00015D00">
      <w:pPr>
        <w:rPr>
          <w:rFonts w:ascii="宋体" w:eastAsia="宋体" w:hAnsi="宋体" w:hint="eastAsia"/>
          <w:b/>
          <w:bCs/>
          <w:sz w:val="30"/>
          <w:szCs w:val="30"/>
          <w:rPrChange w:id="42" w:author="Guangyu Zhu" w:date="2026-01-01T12:59:00Z" w16du:dateUtc="2026-01-01T04:59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3634E">
        <w:rPr>
          <w:rFonts w:ascii="宋体" w:eastAsia="宋体" w:hAnsi="宋体" w:hint="eastAsia"/>
          <w:b/>
          <w:bCs/>
          <w:sz w:val="30"/>
          <w:szCs w:val="30"/>
          <w:rPrChange w:id="43" w:author="Guangyu Zhu" w:date="2026-01-01T12:59:00Z" w16du:dateUtc="2026-01-01T04:59:00Z">
            <w:rPr>
              <w:rFonts w:ascii="宋体" w:eastAsia="宋体" w:hAnsi="宋体" w:hint="eastAsia"/>
              <w:sz w:val="30"/>
              <w:szCs w:val="30"/>
            </w:rPr>
          </w:rPrChange>
        </w:rPr>
        <w:t>治與怠</w:t>
      </w:r>
    </w:p>
    <w:p w14:paraId="38FBBA38" w14:textId="77777777" w:rsidR="00015D00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《天下至道》：“毋予（豫）毋治（怠），毋作毋疑。”按，“治（怠）”字從魏啟鵬、胡翔驊《馬王堆漢墓醫書校釋（貳）》（成都出版社，1992年，155頁）讀。</w:t>
      </w:r>
    </w:p>
    <w:p w14:paraId="2C23D235" w14:textId="77777777" w:rsidR="00015D00" w:rsidRPr="0023634E" w:rsidRDefault="00015D00" w:rsidP="00015D00">
      <w:pPr>
        <w:rPr>
          <w:rFonts w:ascii="宋体" w:eastAsia="宋体" w:hAnsi="宋体" w:hint="eastAsia"/>
          <w:b/>
          <w:bCs/>
          <w:sz w:val="30"/>
          <w:szCs w:val="30"/>
          <w:rPrChange w:id="44" w:author="Guangyu Zhu" w:date="2026-01-01T12:59:00Z" w16du:dateUtc="2026-01-01T04:59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3634E">
        <w:rPr>
          <w:rFonts w:ascii="宋体" w:eastAsia="宋体" w:hAnsi="宋体" w:hint="eastAsia"/>
          <w:b/>
          <w:bCs/>
          <w:sz w:val="30"/>
          <w:szCs w:val="30"/>
          <w:rPrChange w:id="45" w:author="Guangyu Zhu" w:date="2026-01-01T12:59:00Z" w16du:dateUtc="2026-01-01T04:59:00Z">
            <w:rPr>
              <w:rFonts w:ascii="宋体" w:eastAsia="宋体" w:hAnsi="宋体" w:hint="eastAsia"/>
              <w:sz w:val="30"/>
              <w:szCs w:val="30"/>
            </w:rPr>
          </w:rPrChange>
        </w:rPr>
        <w:t>治與笞</w:t>
      </w:r>
    </w:p>
    <w:p w14:paraId="1CF81303" w14:textId="7F7F28D3" w:rsidR="00015876" w:rsidRPr="00015D00" w:rsidRDefault="00015D00" w:rsidP="00015D00">
      <w:pPr>
        <w:rPr>
          <w:rFonts w:ascii="宋体" w:eastAsia="宋体" w:hAnsi="宋体" w:hint="eastAsia"/>
          <w:sz w:val="30"/>
          <w:szCs w:val="30"/>
        </w:rPr>
      </w:pPr>
      <w:r w:rsidRPr="00015D00">
        <w:rPr>
          <w:rFonts w:ascii="宋体" w:eastAsia="宋体" w:hAnsi="宋体" w:hint="eastAsia"/>
          <w:sz w:val="30"/>
          <w:szCs w:val="30"/>
        </w:rPr>
        <w:t>《秦律·廄苑律》：“其以牛田，牛减絜，治（笞）主者寸十。”</w:t>
      </w:r>
      <w:bookmarkEnd w:id="0"/>
    </w:p>
    <w:sectPr w:rsidR="00015876" w:rsidRPr="00015D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57EC6" w14:textId="77777777" w:rsidR="0064599A" w:rsidRDefault="0064599A" w:rsidP="000A39A6">
      <w:pPr>
        <w:rPr>
          <w:rFonts w:hint="eastAsia"/>
        </w:rPr>
      </w:pPr>
      <w:r>
        <w:separator/>
      </w:r>
    </w:p>
  </w:endnote>
  <w:endnote w:type="continuationSeparator" w:id="0">
    <w:p w14:paraId="64509016" w14:textId="77777777" w:rsidR="0064599A" w:rsidRDefault="0064599A" w:rsidP="000A39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010FC" w14:textId="77777777" w:rsidR="0064599A" w:rsidRDefault="0064599A" w:rsidP="000A39A6">
      <w:pPr>
        <w:rPr>
          <w:rFonts w:hint="eastAsia"/>
        </w:rPr>
      </w:pPr>
      <w:r>
        <w:separator/>
      </w:r>
    </w:p>
  </w:footnote>
  <w:footnote w:type="continuationSeparator" w:id="0">
    <w:p w14:paraId="767925AD" w14:textId="77777777" w:rsidR="0064599A" w:rsidRDefault="0064599A" w:rsidP="000A39A6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EC"/>
    <w:rsid w:val="00015876"/>
    <w:rsid w:val="00015D00"/>
    <w:rsid w:val="000A39A6"/>
    <w:rsid w:val="0023634E"/>
    <w:rsid w:val="00276240"/>
    <w:rsid w:val="0064599A"/>
    <w:rsid w:val="006C7360"/>
    <w:rsid w:val="00B7785E"/>
    <w:rsid w:val="00E51B87"/>
    <w:rsid w:val="00FD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FCA2A"/>
  <w15:chartTrackingRefBased/>
  <w15:docId w15:val="{641BAF2A-F782-41A8-8FE2-A1E736E7B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75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5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5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5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5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5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5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5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75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7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7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75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75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75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75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75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75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75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5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75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5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75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5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75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7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75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75EC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23634E"/>
  </w:style>
  <w:style w:type="paragraph" w:styleId="af">
    <w:name w:val="header"/>
    <w:basedOn w:val="a"/>
    <w:link w:val="af0"/>
    <w:uiPriority w:val="99"/>
    <w:unhideWhenUsed/>
    <w:rsid w:val="000A39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A39A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A39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A39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6</cp:revision>
  <dcterms:created xsi:type="dcterms:W3CDTF">2026-01-01T02:40:00Z</dcterms:created>
  <dcterms:modified xsi:type="dcterms:W3CDTF">2026-01-02T09:52:00Z</dcterms:modified>
</cp:coreProperties>
</file>