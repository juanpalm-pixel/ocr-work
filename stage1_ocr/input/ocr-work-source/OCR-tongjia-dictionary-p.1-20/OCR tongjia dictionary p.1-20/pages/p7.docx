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22C2" w14:textId="51017422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《周易·豫》：“九四：猷（由）余（豫），大又（有）得。母（毋）</w:t>
      </w:r>
      <w:ins w:id="0" w:author="Guangyu Zhu" w:date="2025-12-22T14:34:00Z" w16du:dateUtc="2025-12-22T06:34:00Z">
        <w:r w:rsidRPr="00DA1CAB">
          <w:rPr>
            <w:rFonts w:ascii="SimSun-ExtB" w:eastAsia="SimSun-ExtB" w:hAnsi="SimSun-ExtB" w:cs="SimSun-ExtB" w:hint="eastAsia"/>
            <w:sz w:val="30"/>
            <w:szCs w:val="30"/>
          </w:rPr>
          <w:t>𩓎</w:t>
        </w:r>
      </w:ins>
      <w:r w:rsidRPr="00DA1CAB">
        <w:rPr>
          <w:rFonts w:ascii="宋体" w:eastAsia="宋体" w:hAnsi="宋体" w:hint="eastAsia"/>
          <w:sz w:val="30"/>
          <w:szCs w:val="30"/>
        </w:rPr>
        <w:t>（疑），堋（朋）</w:t>
      </w:r>
      <w:ins w:id="1" w:author="Guangyu Zhu" w:date="2025-12-22T14:34:00Z" w16du:dateUtc="2025-12-22T06:34:00Z">
        <w:r>
          <w:rPr>
            <w:rFonts w:ascii="宋体" w:eastAsia="宋体" w:hAnsi="宋体" w:hint="eastAsia"/>
            <w:sz w:val="30"/>
            <w:szCs w:val="30"/>
          </w:rPr>
          <w:t>㰦</w:t>
        </w:r>
      </w:ins>
      <w:r w:rsidRPr="00DA1CAB">
        <w:rPr>
          <w:rFonts w:ascii="宋体" w:eastAsia="宋体" w:hAnsi="宋体" w:hint="eastAsia"/>
          <w:sz w:val="30"/>
          <w:szCs w:val="30"/>
        </w:rPr>
        <w:t>（盍）</w:t>
      </w:r>
      <w:ins w:id="2" w:author="Guangyu Zhu" w:date="2025-12-22T14:35:00Z" w16du:dateUtc="2025-12-22T06:35:00Z">
        <w:r w:rsidRPr="00DA1CAB">
          <w:rPr>
            <w:rFonts w:ascii="宋体" w:eastAsia="宋体" w:hAnsi="宋体" w:hint="eastAsia"/>
            <w:sz w:val="30"/>
            <w:szCs w:val="30"/>
          </w:rPr>
          <w:t>⿱琮止</w:t>
        </w:r>
      </w:ins>
      <w:r w:rsidRPr="00DA1CAB">
        <w:rPr>
          <w:rFonts w:ascii="宋体" w:eastAsia="宋体" w:hAnsi="宋体" w:hint="eastAsia"/>
          <w:sz w:val="30"/>
          <w:szCs w:val="30"/>
        </w:rPr>
        <w:t>（簪）。”</w:t>
      </w:r>
    </w:p>
    <w:p w14:paraId="67E32D70" w14:textId="3AA019CF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《周易·井》：“井：改邑不改井，亡（无）喪亡（无）得，往來井</w:t>
      </w:r>
      <w:ins w:id="3" w:author="Guangyu Zhu" w:date="2025-12-22T14:35:00Z" w16du:dateUtc="2025-12-22T06:35:00Z">
        <w:r w:rsidRPr="00DA1CAB">
          <w:rPr>
            <w:rFonts w:ascii="宋体" w:eastAsia="宋体" w:hAnsi="宋体" w:hint="eastAsia"/>
            <w:sz w:val="30"/>
            <w:szCs w:val="30"/>
            <w:vertAlign w:val="subscript"/>
            <w:rPrChange w:id="4" w:author="Guangyu Zhu" w:date="2025-12-22T14:35:00Z" w16du:dateUtc="2025-12-22T06:35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DA1CAB">
        <w:rPr>
          <w:rFonts w:ascii="宋体" w:eastAsia="宋体" w:hAnsi="宋体" w:hint="eastAsia"/>
          <w:sz w:val="30"/>
          <w:szCs w:val="30"/>
        </w:rPr>
        <w:t>（井井）。气（汔）至，亦母（毋）</w:t>
      </w:r>
      <w:ins w:id="5" w:author="Guangyu Zhu" w:date="2025-12-22T14:36:00Z" w16du:dateUtc="2025-12-22T06:36:00Z">
        <w:r w:rsidRPr="00DA1CAB">
          <w:rPr>
            <w:rFonts w:ascii="宋体" w:eastAsia="宋体" w:hAnsi="宋体" w:hint="eastAsia"/>
            <w:sz w:val="30"/>
            <w:szCs w:val="30"/>
          </w:rPr>
          <w:t>⿱⿰⿱午月</w:t>
        </w:r>
        <w:r w:rsidRPr="00DA1CAB">
          <w:rPr>
            <w:rFonts w:ascii="SimSun-ExtB" w:eastAsia="SimSun-ExtB" w:hAnsi="SimSun-ExtB" w:cs="SimSun-ExtB" w:hint="eastAsia"/>
            <w:sz w:val="30"/>
            <w:szCs w:val="30"/>
          </w:rPr>
          <w:t>𢛧</w:t>
        </w:r>
        <w:r w:rsidRPr="00DA1CAB">
          <w:rPr>
            <w:rFonts w:ascii="宋体" w:eastAsia="宋体" w:hAnsi="宋体" w:hint="eastAsia"/>
            <w:sz w:val="30"/>
            <w:szCs w:val="30"/>
          </w:rPr>
          <w:t>犬</w:t>
        </w:r>
      </w:ins>
      <w:del w:id="6" w:author="Guangyu Zhu" w:date="2025-12-22T14:36:00Z" w16du:dateUtc="2025-12-22T06:36:00Z">
        <w:r w:rsidRPr="00DA1CAB" w:rsidDel="00DA1CAB">
          <w:rPr>
            <w:rFonts w:ascii="宋体" w:eastAsia="宋体" w:hAnsi="宋体" w:hint="eastAsia"/>
            <w:sz w:val="30"/>
            <w:szCs w:val="30"/>
          </w:rPr>
          <w:delText>赞</w:delText>
        </w:r>
      </w:del>
      <w:r w:rsidRPr="00DA1CAB">
        <w:rPr>
          <w:rFonts w:ascii="宋体" w:eastAsia="宋体" w:hAnsi="宋体" w:hint="eastAsia"/>
          <w:sz w:val="30"/>
          <w:szCs w:val="30"/>
        </w:rPr>
        <w:t>（達）井。</w:t>
      </w:r>
      <w:ins w:id="7" w:author="Guangyu Zhu" w:date="2025-12-22T14:37:00Z" w16du:dateUtc="2025-12-22T06:37:00Z">
        <w:r w:rsidRPr="00DA1CAB">
          <w:rPr>
            <w:rFonts w:ascii="SimSun-ExtB" w:eastAsia="SimSun-ExtB" w:hAnsi="SimSun-ExtB" w:cs="SimSun-ExtB" w:hint="eastAsia"/>
            <w:sz w:val="30"/>
            <w:szCs w:val="30"/>
          </w:rPr>
          <w:t>𬢙</w:t>
        </w:r>
      </w:ins>
      <w:del w:id="8" w:author="Guangyu Zhu" w:date="2025-12-22T14:37:00Z" w16du:dateUtc="2025-12-22T06:37:00Z">
        <w:r w:rsidRPr="00DA1CAB" w:rsidDel="00DA1CAB">
          <w:rPr>
            <w:rFonts w:ascii="宋体" w:eastAsia="宋体" w:hAnsi="宋体" w:hint="eastAsia"/>
            <w:sz w:val="30"/>
            <w:szCs w:val="30"/>
          </w:rPr>
          <w:delText>赢</w:delText>
        </w:r>
      </w:del>
      <w:r w:rsidRPr="00DA1CAB">
        <w:rPr>
          <w:rFonts w:ascii="宋体" w:eastAsia="宋体" w:hAnsi="宋体" w:hint="eastAsia"/>
          <w:sz w:val="30"/>
          <w:szCs w:val="30"/>
        </w:rPr>
        <w:t>（羸）其缾（瓶），凶。”</w:t>
      </w:r>
    </w:p>
    <w:p w14:paraId="11530E09" w14:textId="5E9C916C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《采風》：“《狗（苟）</w:t>
      </w:r>
      <w:ins w:id="9" w:author="Guangyu Zhu" w:date="2025-12-22T14:38:00Z" w16du:dateUtc="2025-12-22T06:38:00Z">
        <w:r w:rsidRPr="00DA1CAB">
          <w:rPr>
            <w:rFonts w:ascii="宋体" w:eastAsia="宋体" w:hAnsi="宋体" w:hint="eastAsia"/>
            <w:sz w:val="30"/>
            <w:szCs w:val="30"/>
          </w:rPr>
          <w:t>⿸虍</w:t>
        </w:r>
        <w:r w:rsidRPr="00DA1CAB">
          <w:rPr>
            <w:rFonts w:ascii="SimSun-ExtB" w:eastAsia="SimSun-ExtB" w:hAnsi="SimSun-ExtB" w:cs="SimSun-ExtB" w:hint="eastAsia"/>
            <w:sz w:val="30"/>
            <w:szCs w:val="30"/>
          </w:rPr>
          <w:t>𡈼</w:t>
        </w:r>
      </w:ins>
      <w:del w:id="10" w:author="Guangyu Zhu" w:date="2025-12-22T14:38:00Z" w16du:dateUtc="2025-12-22T06:38:00Z">
        <w:r w:rsidRPr="00DA1CAB" w:rsidDel="00DA1CAB">
          <w:rPr>
            <w:rFonts w:ascii="宋体" w:eastAsia="宋体" w:hAnsi="宋体" w:hint="eastAsia"/>
            <w:sz w:val="30"/>
            <w:szCs w:val="30"/>
          </w:rPr>
          <w:delText>皇</w:delText>
        </w:r>
      </w:del>
      <w:r w:rsidRPr="00DA1CAB">
        <w:rPr>
          <w:rFonts w:ascii="宋体" w:eastAsia="宋体" w:hAnsi="宋体" w:hint="eastAsia"/>
          <w:sz w:val="30"/>
          <w:szCs w:val="30"/>
        </w:rPr>
        <w:t>（吾）君母（毋）死》”按，整理者直接釋“母”爲“毋”。不確。</w:t>
      </w:r>
    </w:p>
    <w:p w14:paraId="3A4E3BC6" w14:textId="293D4671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《昭王》：“</w:t>
      </w:r>
      <w:bookmarkStart w:id="11" w:name="_Hlk217307172"/>
      <w:ins w:id="12" w:author="Guangyu Zhu" w:date="2025-12-22T14:42:00Z" w16du:dateUtc="2025-12-22T06:42:00Z">
        <w:r w:rsidR="005929E6" w:rsidRPr="005929E6">
          <w:rPr>
            <w:rFonts w:ascii="宋体" w:eastAsia="宋体" w:hAnsi="宋体" w:hint="eastAsia"/>
            <w:sz w:val="30"/>
            <w:szCs w:val="30"/>
          </w:rPr>
          <w:t>⿰亻⿱</w:t>
        </w:r>
      </w:ins>
      <w:ins w:id="13" w:author="Guangyu Zhu" w:date="2025-12-22T14:44:00Z" w16du:dateUtc="2025-12-22T06:44:00Z">
        <w:r w:rsidR="005929E6" w:rsidRPr="005929E6">
          <w:rPr>
            <w:rFonts w:ascii="宋体" w:eastAsia="宋体" w:hAnsi="宋体" w:hint="eastAsia"/>
            <w:sz w:val="30"/>
            <w:szCs w:val="30"/>
          </w:rPr>
          <w:t>⿳</w:t>
        </w:r>
      </w:ins>
      <w:ins w:id="14" w:author="Guangyu Zhu" w:date="2025-12-22T14:43:00Z" w16du:dateUtc="2025-12-22T06:43:00Z">
        <w:r w:rsidR="005929E6" w:rsidRPr="005929E6">
          <w:rPr>
            <w:rFonts w:ascii="宋体" w:eastAsia="宋体" w:hAnsi="宋体" w:hint="eastAsia"/>
            <w:sz w:val="30"/>
            <w:szCs w:val="30"/>
          </w:rPr>
          <w:t>业丷丅</w:t>
        </w:r>
      </w:ins>
      <w:ins w:id="15" w:author="Guangyu Zhu" w:date="2025-12-22T14:42:00Z" w16du:dateUtc="2025-12-22T06:42:00Z">
        <w:r w:rsidR="005929E6" w:rsidRPr="005929E6">
          <w:rPr>
            <w:rFonts w:ascii="宋体" w:eastAsia="宋体" w:hAnsi="宋体" w:hint="eastAsia"/>
            <w:sz w:val="30"/>
            <w:szCs w:val="30"/>
          </w:rPr>
          <w:t>臣</w:t>
        </w:r>
      </w:ins>
      <w:bookmarkEnd w:id="11"/>
      <w:r w:rsidRPr="00DA1CAB">
        <w:rPr>
          <w:rFonts w:ascii="宋体" w:eastAsia="宋体" w:hAnsi="宋体" w:hint="eastAsia"/>
          <w:sz w:val="30"/>
          <w:szCs w:val="30"/>
        </w:rPr>
        <w:t>（僕）之母（毋）辱君王。”按，“母（毋）”字從董珊《讀&lt;上博藏戰國楚竹書（四）&gt;雜記》（簡帛研究網，2005年2月20日）讀。</w:t>
      </w:r>
    </w:p>
    <w:p w14:paraId="6657DFDD" w14:textId="1395CA0C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《昭王》：“樊（返）逃珤，王命龏（龔）之</w:t>
      </w:r>
      <w:del w:id="16" w:author="Guangyu Zhu" w:date="2025-12-22T14:44:00Z" w16du:dateUtc="2025-12-22T06:44:00Z">
        <w:r w:rsidRPr="00DA1CAB" w:rsidDel="00B817B2">
          <w:rPr>
            <w:rFonts w:ascii="宋体" w:eastAsia="宋体" w:hAnsi="宋体" w:hint="eastAsia"/>
            <w:sz w:val="30"/>
            <w:szCs w:val="30"/>
          </w:rPr>
          <w:delText>腓</w:delText>
        </w:r>
      </w:del>
      <w:ins w:id="17" w:author="Guangyu Zhu" w:date="2025-12-22T14:45:00Z" w16du:dateUtc="2025-12-22T06:45:00Z">
        <w:r w:rsidR="00B817B2" w:rsidRPr="00B817B2">
          <w:rPr>
            <w:rFonts w:ascii="SimSun-ExtB" w:eastAsia="SimSun-ExtB" w:hAnsi="SimSun-ExtB" w:cs="SimSun-ExtB" w:hint="eastAsia"/>
            <w:sz w:val="30"/>
            <w:szCs w:val="30"/>
          </w:rPr>
          <w:t>𦞠</w:t>
        </w:r>
      </w:ins>
      <w:r w:rsidRPr="00DA1CAB">
        <w:rPr>
          <w:rFonts w:ascii="宋体" w:eastAsia="宋体" w:hAnsi="宋体" w:hint="eastAsia"/>
          <w:sz w:val="30"/>
          <w:szCs w:val="30"/>
        </w:rPr>
        <w:t>（脽）母（毋）見。”</w:t>
      </w:r>
    </w:p>
    <w:p w14:paraId="5433FF52" w14:textId="4612078F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《昭王》：“今君王或命</w:t>
      </w:r>
      <w:ins w:id="18" w:author="Guangyu Zhu" w:date="2025-12-22T14:45:00Z" w16du:dateUtc="2025-12-22T06:45:00Z">
        <w:r w:rsidR="00B817B2" w:rsidRPr="00B817B2">
          <w:rPr>
            <w:rFonts w:ascii="SimSun-ExtB" w:eastAsia="SimSun-ExtB" w:hAnsi="SimSun-ExtB" w:cs="SimSun-ExtB" w:hint="eastAsia"/>
            <w:sz w:val="30"/>
            <w:szCs w:val="30"/>
          </w:rPr>
          <w:t>𦞠</w:t>
        </w:r>
      </w:ins>
      <w:r w:rsidRPr="00DA1CAB">
        <w:rPr>
          <w:rFonts w:ascii="宋体" w:eastAsia="宋体" w:hAnsi="宋体" w:hint="eastAsia"/>
          <w:sz w:val="30"/>
          <w:szCs w:val="30"/>
        </w:rPr>
        <w:t>（脽）母（毋）見，此則</w:t>
      </w:r>
      <w:ins w:id="19" w:author="Guangyu Zhu" w:date="2025-12-22T14:45:00Z" w16du:dateUtc="2025-12-22T06:45:00Z">
        <w:r w:rsidR="00B817B2" w:rsidRPr="005929E6">
          <w:rPr>
            <w:rFonts w:ascii="宋体" w:eastAsia="宋体" w:hAnsi="宋体" w:hint="eastAsia"/>
            <w:sz w:val="30"/>
            <w:szCs w:val="30"/>
          </w:rPr>
          <w:t>⿰亻⿱⿳业丷丅臣</w:t>
        </w:r>
      </w:ins>
      <w:del w:id="20" w:author="Guangyu Zhu" w:date="2025-12-22T14:45:00Z" w16du:dateUtc="2025-12-22T06:45:00Z">
        <w:r w:rsidRPr="00DA1CAB" w:rsidDel="00B817B2">
          <w:rPr>
            <w:rFonts w:ascii="宋体" w:eastAsia="宋体" w:hAnsi="宋体" w:hint="eastAsia"/>
            <w:sz w:val="30"/>
            <w:szCs w:val="30"/>
          </w:rPr>
          <w:delText>儘</w:delText>
        </w:r>
      </w:del>
      <w:r w:rsidRPr="00DA1CAB">
        <w:rPr>
          <w:rFonts w:ascii="宋体" w:eastAsia="宋体" w:hAnsi="宋体" w:hint="eastAsia"/>
          <w:sz w:val="30"/>
          <w:szCs w:val="30"/>
        </w:rPr>
        <w:t>（僕）之辠也。”</w:t>
      </w:r>
    </w:p>
    <w:p w14:paraId="263693F1" w14:textId="77777777" w:rsidR="00B817B2" w:rsidRDefault="00DA1CAB" w:rsidP="00DA1CAB">
      <w:pPr>
        <w:rPr>
          <w:ins w:id="21" w:author="Guangyu Zhu" w:date="2025-12-22T14:47:00Z" w16du:dateUtc="2025-12-22T06:47:00Z"/>
          <w:rFonts w:ascii="宋体" w:eastAsia="宋体" w:hAnsi="宋体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《柬大王》：“夫唯（雖）母（毋）</w:t>
      </w:r>
      <w:del w:id="22" w:author="Guangyu Zhu" w:date="2025-12-22T14:46:00Z" w16du:dateUtc="2025-12-22T06:46:00Z">
        <w:r w:rsidRPr="00DA1CAB" w:rsidDel="00B817B2">
          <w:rPr>
            <w:rFonts w:ascii="宋体" w:eastAsia="宋体" w:hAnsi="宋体" w:hint="eastAsia"/>
            <w:sz w:val="30"/>
            <w:szCs w:val="30"/>
          </w:rPr>
          <w:delText>榦</w:delText>
        </w:r>
      </w:del>
      <w:ins w:id="23" w:author="Guangyu Zhu" w:date="2025-12-22T14:47:00Z" w16du:dateUtc="2025-12-22T06:47:00Z">
        <w:r w:rsidR="00B817B2" w:rsidRPr="00B817B2">
          <w:rPr>
            <w:rFonts w:ascii="宋体" w:eastAsia="宋体" w:hAnsi="宋体" w:hint="eastAsia"/>
            <w:sz w:val="30"/>
            <w:szCs w:val="30"/>
          </w:rPr>
          <w:t>⿰</w:t>
        </w:r>
        <w:r w:rsidR="00B817B2" w:rsidRPr="00B817B2">
          <w:rPr>
            <w:rFonts w:ascii="SimSun-ExtB" w:eastAsia="SimSun-ExtB" w:hAnsi="SimSun-ExtB" w:cs="SimSun-ExtB" w:hint="eastAsia"/>
            <w:sz w:val="30"/>
            <w:szCs w:val="30"/>
          </w:rPr>
          <w:t>𠦝</w:t>
        </w:r>
        <w:r w:rsidR="00B817B2" w:rsidRPr="00B817B2">
          <w:rPr>
            <w:rFonts w:ascii="宋体" w:eastAsia="宋体" w:hAnsi="宋体" w:hint="eastAsia"/>
            <w:sz w:val="30"/>
            <w:szCs w:val="30"/>
          </w:rPr>
          <w:t>氽</w:t>
        </w:r>
      </w:ins>
      <w:r w:rsidRPr="00DA1CAB">
        <w:rPr>
          <w:rFonts w:ascii="宋体" w:eastAsia="宋体" w:hAnsi="宋体" w:hint="eastAsia"/>
          <w:sz w:val="30"/>
          <w:szCs w:val="30"/>
        </w:rPr>
        <w:t>（旱），而百眚（姓）迻（移）以迲（去）邦家。”</w:t>
      </w:r>
    </w:p>
    <w:p w14:paraId="69D6C50D" w14:textId="1A80DD9D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《柬大王》：“君王母（毋）敢</w:t>
      </w:r>
      <w:ins w:id="24" w:author="Guangyu Zhu" w:date="2025-12-22T14:48:00Z" w16du:dateUtc="2025-12-22T06:48:00Z">
        <w:r w:rsidR="00B817B2" w:rsidRPr="00B817B2">
          <w:rPr>
            <w:rFonts w:ascii="宋体" w:eastAsia="宋体" w:hAnsi="宋体" w:hint="eastAsia"/>
            <w:sz w:val="30"/>
            <w:szCs w:val="30"/>
          </w:rPr>
          <w:t>⿹</w:t>
        </w:r>
        <w:r w:rsidR="00B817B2" w:rsidRPr="00B817B2">
          <w:rPr>
            <w:rFonts w:ascii="SimSun-ExtB" w:eastAsia="SimSun-ExtB" w:hAnsi="SimSun-ExtB" w:cs="SimSun-ExtB" w:hint="eastAsia"/>
            <w:sz w:val="30"/>
            <w:szCs w:val="30"/>
          </w:rPr>
          <w:t>𢦏</w:t>
        </w:r>
        <w:r w:rsidR="00B817B2" w:rsidRPr="00B817B2">
          <w:rPr>
            <w:rFonts w:ascii="宋体" w:eastAsia="宋体" w:hAnsi="宋体" w:hint="eastAsia"/>
            <w:sz w:val="30"/>
            <w:szCs w:val="30"/>
          </w:rPr>
          <w:t>二</w:t>
        </w:r>
      </w:ins>
      <w:r w:rsidRPr="00DA1CAB">
        <w:rPr>
          <w:rFonts w:ascii="宋体" w:eastAsia="宋体" w:hAnsi="宋体" w:hint="eastAsia"/>
          <w:sz w:val="30"/>
          <w:szCs w:val="30"/>
        </w:rPr>
        <w:t>（戴）害（蓋）羿，相</w:t>
      </w:r>
      <w:ins w:id="25" w:author="Guangyu Zhu" w:date="2025-12-22T14:48:00Z" w16du:dateUtc="2025-12-22T06:48:00Z">
        <w:r w:rsidR="00B817B2" w:rsidRPr="00B817B2">
          <w:rPr>
            <w:rFonts w:ascii="宋体" w:eastAsia="宋体" w:hAnsi="宋体" w:hint="eastAsia"/>
            <w:sz w:val="30"/>
            <w:szCs w:val="30"/>
          </w:rPr>
          <w:t>⿱尾少</w:t>
        </w:r>
      </w:ins>
      <w:r w:rsidRPr="00DA1CAB">
        <w:rPr>
          <w:rFonts w:ascii="宋体" w:eastAsia="宋体" w:hAnsi="宋体" w:hint="eastAsia"/>
          <w:sz w:val="30"/>
          <w:szCs w:val="30"/>
        </w:rPr>
        <w:t>（徙）、中余（謝）與五連少（小）子及龍（寵）臣皆逗，母（毋）敢執</w:t>
      </w:r>
      <w:ins w:id="26" w:author="Guangyu Zhu" w:date="2025-12-22T14:49:00Z" w16du:dateUtc="2025-12-22T06:49:00Z">
        <w:r w:rsidR="00B817B2" w:rsidRPr="00B817B2">
          <w:rPr>
            <w:rFonts w:ascii="宋体" w:eastAsia="宋体" w:hAnsi="宋体" w:hint="eastAsia"/>
            <w:sz w:val="30"/>
            <w:szCs w:val="30"/>
          </w:rPr>
          <w:t>⿱</w:t>
        </w:r>
        <w:r w:rsidR="00B817B2" w:rsidRPr="00B817B2">
          <w:rPr>
            <w:rFonts w:ascii="SimSun-ExtB" w:eastAsia="SimSun-ExtB" w:hAnsi="SimSun-ExtB" w:cs="SimSun-ExtB" w:hint="eastAsia"/>
            <w:sz w:val="30"/>
            <w:szCs w:val="30"/>
          </w:rPr>
          <w:t>𥫗</w:t>
        </w:r>
        <w:r w:rsidR="00B817B2" w:rsidRPr="00B817B2">
          <w:rPr>
            <w:rFonts w:ascii="宋体" w:eastAsia="宋体" w:hAnsi="宋体" w:hint="eastAsia"/>
            <w:sz w:val="30"/>
            <w:szCs w:val="30"/>
          </w:rPr>
          <w:t>喿</w:t>
        </w:r>
      </w:ins>
      <w:del w:id="27" w:author="Guangyu Zhu" w:date="2025-12-22T14:49:00Z" w16du:dateUtc="2025-12-22T06:49:00Z">
        <w:r w:rsidRPr="00DA1CAB" w:rsidDel="00B817B2">
          <w:rPr>
            <w:rFonts w:ascii="宋体" w:eastAsia="宋体" w:hAnsi="宋体" w:hint="eastAsia"/>
            <w:sz w:val="30"/>
            <w:szCs w:val="30"/>
          </w:rPr>
          <w:delText>築</w:delText>
        </w:r>
      </w:del>
      <w:ins w:id="28" w:author="Guangyu Zhu" w:date="2025-12-22T14:50:00Z" w16du:dateUtc="2025-12-22T06:50:00Z">
        <w:r w:rsidR="00B817B2" w:rsidRPr="00B817B2">
          <w:rPr>
            <w:rFonts w:ascii="宋体" w:eastAsia="宋体" w:hAnsi="宋体" w:hint="eastAsia"/>
            <w:sz w:val="30"/>
            <w:szCs w:val="30"/>
          </w:rPr>
          <w:t>䉅</w:t>
        </w:r>
      </w:ins>
      <w:r w:rsidRPr="00DA1CAB">
        <w:rPr>
          <w:rFonts w:ascii="宋体" w:eastAsia="宋体" w:hAnsi="宋体" w:hint="eastAsia"/>
          <w:sz w:val="30"/>
          <w:szCs w:val="30"/>
        </w:rPr>
        <w:t>（笠）。”</w:t>
      </w:r>
    </w:p>
    <w:p w14:paraId="6F5282E0" w14:textId="70A34BB1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《内豊》：“母（毋）忘姑姊妹而遠敬之，則民又（有）豊（禮），肰（然）句（後）奉之中</w:t>
      </w:r>
      <w:ins w:id="29" w:author="Guangyu Zhu" w:date="2025-12-22T14:51:00Z" w16du:dateUtc="2025-12-22T06:51:00Z">
        <w:r w:rsidR="004678B3" w:rsidRPr="004678B3">
          <w:rPr>
            <w:rFonts w:ascii="SimSun-ExtB" w:eastAsia="SimSun-ExtB" w:hAnsi="SimSun-ExtB" w:cs="SimSun-ExtB" w:hint="eastAsia"/>
            <w:sz w:val="30"/>
            <w:szCs w:val="30"/>
          </w:rPr>
          <w:t>𩫏</w:t>
        </w:r>
      </w:ins>
      <w:del w:id="30" w:author="Guangyu Zhu" w:date="2025-12-22T14:51:00Z" w16du:dateUtc="2025-12-22T06:51:00Z">
        <w:r w:rsidRPr="00DA1CAB" w:rsidDel="004678B3">
          <w:rPr>
            <w:rFonts w:ascii="宋体" w:eastAsia="宋体" w:hAnsi="宋体" w:hint="eastAsia"/>
            <w:sz w:val="30"/>
            <w:szCs w:val="30"/>
          </w:rPr>
          <w:delText>章</w:delText>
        </w:r>
      </w:del>
      <w:r w:rsidRPr="00DA1CAB">
        <w:rPr>
          <w:rFonts w:ascii="宋体" w:eastAsia="宋体" w:hAnsi="宋体" w:hint="eastAsia"/>
          <w:sz w:val="30"/>
          <w:szCs w:val="30"/>
        </w:rPr>
        <w:t>（庸）。”</w:t>
      </w:r>
    </w:p>
    <w:p w14:paraId="4B73AE94" w14:textId="0660F25A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《曹沫》：“毋上（尚）雘（獲）而上（尚）</w:t>
      </w:r>
      <w:del w:id="31" w:author="Guangyu Zhu" w:date="2025-12-22T14:51:00Z" w16du:dateUtc="2025-12-22T06:51:00Z">
        <w:r w:rsidRPr="00DA1CAB" w:rsidDel="006D0B8F">
          <w:rPr>
            <w:rFonts w:ascii="宋体" w:eastAsia="宋体" w:hAnsi="宋体" w:hint="eastAsia"/>
            <w:sz w:val="30"/>
            <w:szCs w:val="30"/>
          </w:rPr>
          <w:delText>婚</w:delText>
        </w:r>
      </w:del>
      <w:ins w:id="32" w:author="Guangyu Zhu" w:date="2025-12-22T14:51:00Z" w16du:dateUtc="2025-12-22T06:51:00Z">
        <w:r w:rsidR="006D0B8F">
          <w:rPr>
            <w:rFonts w:ascii="宋体" w:eastAsia="宋体" w:hAnsi="宋体" w:hint="eastAsia"/>
            <w:sz w:val="30"/>
            <w:szCs w:val="30"/>
          </w:rPr>
          <w:t>䎽</w:t>
        </w:r>
      </w:ins>
      <w:r w:rsidRPr="00DA1CAB">
        <w:rPr>
          <w:rFonts w:ascii="宋体" w:eastAsia="宋体" w:hAnsi="宋体" w:hint="eastAsia"/>
          <w:sz w:val="30"/>
          <w:szCs w:val="30"/>
        </w:rPr>
        <w:t>（聞）命，所以</w:t>
      </w:r>
      <w:r w:rsidRPr="00DA1CAB">
        <w:rPr>
          <w:rFonts w:ascii="宋体" w:eastAsia="宋体" w:hAnsi="宋体" w:hint="eastAsia"/>
          <w:sz w:val="30"/>
          <w:szCs w:val="30"/>
        </w:rPr>
        <w:lastRenderedPageBreak/>
        <w:t>爲母（毋）退。”</w:t>
      </w:r>
    </w:p>
    <w:p w14:paraId="2FFD507D" w14:textId="2C37DCCB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《曹沫》：“三軍出，君自</w:t>
      </w:r>
      <w:del w:id="33" w:author="Guangyu Zhu" w:date="2025-12-22T14:52:00Z" w16du:dateUtc="2025-12-22T06:52:00Z">
        <w:r w:rsidRPr="00DA1CAB" w:rsidDel="006D0B8F">
          <w:rPr>
            <w:rFonts w:ascii="宋体" w:eastAsia="宋体" w:hAnsi="宋体" w:hint="eastAsia"/>
            <w:sz w:val="30"/>
            <w:szCs w:val="30"/>
          </w:rPr>
          <w:delText>術</w:delText>
        </w:r>
      </w:del>
      <w:ins w:id="34" w:author="Guangyu Zhu" w:date="2025-12-22T14:52:00Z" w16du:dateUtc="2025-12-22T06:52:00Z">
        <w:r w:rsidR="006D0B8F" w:rsidRPr="006D0B8F">
          <w:rPr>
            <w:rFonts w:ascii="SimSun-ExtB" w:eastAsia="SimSun-ExtB" w:hAnsi="SimSun-ExtB" w:cs="SimSun-ExtB" w:hint="eastAsia"/>
            <w:sz w:val="30"/>
            <w:szCs w:val="30"/>
          </w:rPr>
          <w:t>𧗿</w:t>
        </w:r>
      </w:ins>
      <w:r w:rsidRPr="00DA1CAB">
        <w:rPr>
          <w:rFonts w:ascii="宋体" w:eastAsia="宋体" w:hAnsi="宋体" w:hint="eastAsia"/>
          <w:sz w:val="30"/>
          <w:szCs w:val="30"/>
        </w:rPr>
        <w:t>（率），必訋（約）邦之貴人及邦之可（奇）士</w:t>
      </w:r>
      <w:del w:id="35" w:author="Guangyu Zhu" w:date="2025-12-22T14:52:00Z" w16du:dateUtc="2025-12-22T06:52:00Z">
        <w:r w:rsidRPr="00DA1CAB" w:rsidDel="006D0B8F">
          <w:rPr>
            <w:rFonts w:ascii="宋体" w:eastAsia="宋体" w:hAnsi="宋体" w:hint="eastAsia"/>
            <w:sz w:val="30"/>
            <w:szCs w:val="30"/>
          </w:rPr>
          <w:delText>众</w:delText>
        </w:r>
      </w:del>
      <w:ins w:id="36" w:author="Guangyu Zhu" w:date="2025-12-22T14:52:00Z" w16du:dateUtc="2025-12-22T06:52:00Z">
        <w:r w:rsidR="006D0B8F" w:rsidRPr="006D0B8F">
          <w:rPr>
            <w:rFonts w:ascii="SimSun-ExtB" w:eastAsia="SimSun-ExtB" w:hAnsi="SimSun-ExtB" w:cs="SimSun-ExtB" w:hint="eastAsia"/>
            <w:sz w:val="30"/>
            <w:szCs w:val="30"/>
          </w:rPr>
          <w:t>𠈌</w:t>
        </w:r>
      </w:ins>
      <w:r w:rsidRPr="00DA1CAB">
        <w:rPr>
          <w:rFonts w:ascii="宋体" w:eastAsia="宋体" w:hAnsi="宋体" w:hint="eastAsia"/>
          <w:sz w:val="30"/>
          <w:szCs w:val="30"/>
        </w:rPr>
        <w:t>卒，使兵母（毋）復前</w:t>
      </w:r>
      <w:del w:id="37" w:author="Guangyu Zhu" w:date="2025-12-22T14:53:00Z" w16du:dateUtc="2025-12-22T06:53:00Z">
        <w:r w:rsidRPr="00DA1CAB" w:rsidDel="006D0B8F">
          <w:rPr>
            <w:rFonts w:ascii="宋体" w:eastAsia="宋体" w:hAnsi="宋体" w:hint="eastAsia"/>
            <w:sz w:val="30"/>
            <w:szCs w:val="30"/>
          </w:rPr>
          <w:delText>棠</w:delText>
        </w:r>
      </w:del>
      <w:ins w:id="38" w:author="Guangyu Zhu" w:date="2025-12-22T14:53:00Z" w16du:dateUtc="2025-12-22T06:53:00Z">
        <w:r w:rsidR="006D0B8F" w:rsidRPr="006D0B8F">
          <w:rPr>
            <w:rFonts w:ascii="SimSun-ExtB" w:eastAsia="SimSun-ExtB" w:hAnsi="SimSun-ExtB" w:cs="SimSun-ExtB" w:hint="eastAsia"/>
            <w:sz w:val="30"/>
            <w:szCs w:val="30"/>
          </w:rPr>
          <w:t>𬓂</w:t>
        </w:r>
      </w:ins>
      <w:r w:rsidRPr="00DA1CAB">
        <w:rPr>
          <w:rFonts w:ascii="宋体" w:eastAsia="宋体" w:hAnsi="宋体" w:hint="eastAsia"/>
          <w:sz w:val="30"/>
          <w:szCs w:val="30"/>
        </w:rPr>
        <w:t>（常）。”</w:t>
      </w:r>
    </w:p>
    <w:p w14:paraId="1D32920F" w14:textId="77777777" w:rsidR="00542E4F" w:rsidRDefault="00DA1CAB" w:rsidP="00DA1CAB">
      <w:pPr>
        <w:rPr>
          <w:ins w:id="39" w:author="Guangyu Zhu" w:date="2025-12-22T14:56:00Z" w16du:dateUtc="2025-12-22T06:56:00Z"/>
          <w:rFonts w:ascii="宋体" w:eastAsia="宋体" w:hAnsi="宋体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《三德》：“</w:t>
      </w:r>
      <w:ins w:id="40" w:author="Guangyu Zhu" w:date="2025-12-22T14:53:00Z" w16du:dateUtc="2025-12-22T06:53:00Z">
        <w:r w:rsidR="006D0B8F" w:rsidRPr="006D0B8F">
          <w:rPr>
            <w:rFonts w:ascii="宋体" w:eastAsia="宋体" w:hAnsi="宋体" w:hint="eastAsia"/>
            <w:sz w:val="30"/>
            <w:szCs w:val="30"/>
          </w:rPr>
          <w:t>⿰木</w:t>
        </w:r>
        <w:r w:rsidR="006D0B8F" w:rsidRPr="006D0B8F">
          <w:rPr>
            <w:rFonts w:ascii="SimSun-ExtG" w:eastAsia="SimSun-ExtG" w:hAnsi="SimSun-ExtG" w:cs="SimSun-ExtG" w:hint="eastAsia"/>
            <w:sz w:val="30"/>
            <w:szCs w:val="30"/>
          </w:rPr>
          <w:t>𰀒</w:t>
        </w:r>
      </w:ins>
      <w:r w:rsidRPr="00DA1CAB">
        <w:rPr>
          <w:rFonts w:ascii="宋体" w:eastAsia="宋体" w:hAnsi="宋体" w:hint="eastAsia"/>
          <w:sz w:val="30"/>
          <w:szCs w:val="30"/>
        </w:rPr>
        <w:t>（更）旦母（毋）哭，</w:t>
      </w:r>
      <w:ins w:id="41" w:author="Guangyu Zhu" w:date="2025-12-22T14:54:00Z" w16du:dateUtc="2025-12-22T06:54:00Z">
        <w:r w:rsidR="006D0B8F" w:rsidRPr="006D0B8F">
          <w:rPr>
            <w:rFonts w:ascii="宋体" w:eastAsia="宋体" w:hAnsi="宋体" w:hint="eastAsia"/>
            <w:sz w:val="30"/>
            <w:szCs w:val="30"/>
          </w:rPr>
          <w:t>⿰墨月</w:t>
        </w:r>
      </w:ins>
      <w:r w:rsidRPr="00DA1CAB">
        <w:rPr>
          <w:rFonts w:ascii="宋体" w:eastAsia="宋体" w:hAnsi="宋体" w:hint="eastAsia"/>
          <w:sz w:val="30"/>
          <w:szCs w:val="30"/>
        </w:rPr>
        <w:t>（晦）母（毋）訶（歌），</w:t>
      </w:r>
      <w:ins w:id="42" w:author="Guangyu Zhu" w:date="2025-12-22T14:56:00Z" w16du:dateUtc="2025-12-22T06:56:00Z">
        <w:r w:rsidR="006D0B8F">
          <w:rPr>
            <w:rFonts w:ascii="宋体" w:eastAsia="宋体" w:hAnsi="宋体" w:hint="eastAsia"/>
            <w:noProof/>
            <w:sz w:val="30"/>
            <w:szCs w:val="30"/>
          </w:rPr>
          <w:drawing>
            <wp:inline distT="0" distB="0" distL="0" distR="0" wp14:anchorId="695D4B24" wp14:editId="7854D1FD">
              <wp:extent cx="174513" cy="180000"/>
              <wp:effectExtent l="0" t="0" r="0" b="0"/>
              <wp:docPr id="1007783192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4513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r w:rsidRPr="00DA1CAB">
        <w:rPr>
          <w:rFonts w:ascii="宋体" w:eastAsia="宋体" w:hAnsi="宋体" w:hint="eastAsia"/>
          <w:sz w:val="30"/>
          <w:szCs w:val="30"/>
        </w:rPr>
        <w:t>（弦）望齊（齋）宿（素），是胃（謂）川（順）天之</w:t>
      </w:r>
      <w:ins w:id="43" w:author="Guangyu Zhu" w:date="2025-12-22T14:56:00Z" w16du:dateUtc="2025-12-22T06:56:00Z">
        <w:r w:rsidR="00542E4F" w:rsidRPr="006D0B8F">
          <w:rPr>
            <w:rFonts w:ascii="SimSun-ExtB" w:eastAsia="SimSun-ExtB" w:hAnsi="SimSun-ExtB" w:cs="SimSun-ExtB" w:hint="eastAsia"/>
            <w:sz w:val="30"/>
            <w:szCs w:val="30"/>
          </w:rPr>
          <w:t>𬓂</w:t>
        </w:r>
      </w:ins>
      <w:del w:id="44" w:author="Guangyu Zhu" w:date="2025-12-22T14:56:00Z" w16du:dateUtc="2025-12-22T06:56:00Z">
        <w:r w:rsidRPr="00DA1CAB" w:rsidDel="00542E4F">
          <w:rPr>
            <w:rFonts w:ascii="宋体" w:eastAsia="宋体" w:hAnsi="宋体" w:hint="eastAsia"/>
            <w:sz w:val="30"/>
            <w:szCs w:val="30"/>
          </w:rPr>
          <w:delText>棠</w:delText>
        </w:r>
      </w:del>
      <w:r w:rsidRPr="00DA1CAB">
        <w:rPr>
          <w:rFonts w:ascii="宋体" w:eastAsia="宋体" w:hAnsi="宋体" w:hint="eastAsia"/>
          <w:sz w:val="30"/>
          <w:szCs w:val="30"/>
        </w:rPr>
        <w:t>（常）。”</w:t>
      </w:r>
    </w:p>
    <w:p w14:paraId="7E603DF1" w14:textId="2DE35847" w:rsidR="00015876" w:rsidRPr="00DA1CAB" w:rsidDel="00542E4F" w:rsidRDefault="00DA1CAB" w:rsidP="00DA1CAB">
      <w:pPr>
        <w:rPr>
          <w:del w:id="45" w:author="Guangyu Zhu" w:date="2025-12-22T14:58:00Z" w16du:dateUtc="2025-12-22T06:58:00Z"/>
          <w:rFonts w:ascii="宋体" w:eastAsia="宋体" w:hAnsi="宋体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《三德》：“母（毋）訽（詬）政卿於神</w:t>
      </w:r>
      <w:del w:id="46" w:author="Guangyu Zhu" w:date="2025-12-22T14:57:00Z" w16du:dateUtc="2025-12-22T06:57:00Z">
        <w:r w:rsidRPr="00DA1CAB" w:rsidDel="00542E4F">
          <w:rPr>
            <w:rFonts w:ascii="宋体" w:eastAsia="宋体" w:hAnsi="宋体" w:hint="eastAsia"/>
            <w:sz w:val="30"/>
            <w:szCs w:val="30"/>
          </w:rPr>
          <w:delText>笫</w:delText>
        </w:r>
      </w:del>
      <w:ins w:id="47" w:author="Guangyu Zhu" w:date="2025-12-22T14:57:00Z" w16du:dateUtc="2025-12-22T06:57:00Z">
        <w:r w:rsidR="00542E4F" w:rsidRPr="00542E4F">
          <w:rPr>
            <w:rFonts w:ascii="宋体" w:eastAsia="宋体" w:hAnsi="宋体" w:hint="eastAsia"/>
            <w:sz w:val="30"/>
            <w:szCs w:val="30"/>
          </w:rPr>
          <w:t>⿱宀</w:t>
        </w:r>
        <w:r w:rsidR="00542E4F" w:rsidRPr="00542E4F">
          <w:rPr>
            <w:rFonts w:ascii="SimSun-ExtB" w:eastAsia="SimSun-ExtB" w:hAnsi="SimSun-ExtB" w:cs="SimSun-ExtB" w:hint="eastAsia"/>
            <w:sz w:val="30"/>
            <w:szCs w:val="30"/>
          </w:rPr>
          <w:t>𠂔</w:t>
        </w:r>
      </w:ins>
      <w:r w:rsidRPr="00DA1CAB">
        <w:rPr>
          <w:rFonts w:ascii="宋体" w:eastAsia="宋体" w:hAnsi="宋体" w:hint="eastAsia"/>
          <w:sz w:val="30"/>
          <w:szCs w:val="30"/>
        </w:rPr>
        <w:t>，</w:t>
      </w:r>
    </w:p>
    <w:p w14:paraId="3B080C31" w14:textId="77777777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母（毋）享逸安。”</w:t>
      </w:r>
    </w:p>
    <w:p w14:paraId="3EC886BF" w14:textId="74381886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《三德》：“</w:t>
      </w:r>
      <w:ins w:id="48" w:author="Guangyu Zhu" w:date="2025-12-22T14:59:00Z" w16du:dateUtc="2025-12-22T06:59:00Z">
        <w:r w:rsidR="00542E4F" w:rsidRPr="00542E4F">
          <w:rPr>
            <w:rFonts w:ascii="SimSun-ExtB" w:eastAsia="SimSun-ExtB" w:hAnsi="SimSun-ExtB" w:cs="SimSun-ExtB" w:hint="eastAsia"/>
            <w:sz w:val="30"/>
            <w:szCs w:val="30"/>
          </w:rPr>
          <w:t>𢝊</w:t>
        </w:r>
      </w:ins>
      <w:r w:rsidRPr="00DA1CAB">
        <w:rPr>
          <w:rFonts w:ascii="宋体" w:eastAsia="宋体" w:hAnsi="宋体" w:hint="eastAsia"/>
          <w:sz w:val="30"/>
          <w:szCs w:val="30"/>
        </w:rPr>
        <w:t>（憂）懼之</w:t>
      </w:r>
      <w:ins w:id="49" w:author="Guangyu Zhu" w:date="2025-12-22T15:00:00Z" w16du:dateUtc="2025-12-22T07:00:00Z">
        <w:r w:rsidR="00542E4F" w:rsidRPr="00542E4F">
          <w:rPr>
            <w:rFonts w:ascii="SimSun-ExtG" w:eastAsia="SimSun-ExtG" w:hAnsi="SimSun-ExtG" w:cs="SimSun-ExtG" w:hint="eastAsia"/>
            <w:sz w:val="30"/>
            <w:szCs w:val="30"/>
          </w:rPr>
          <w:t>𲈩</w:t>
        </w:r>
      </w:ins>
      <w:r w:rsidRPr="00DA1CAB">
        <w:rPr>
          <w:rFonts w:ascii="宋体" w:eastAsia="宋体" w:hAnsi="宋体" w:hint="eastAsia"/>
          <w:sz w:val="30"/>
          <w:szCs w:val="30"/>
        </w:rPr>
        <w:t>（閒），</w:t>
      </w:r>
      <w:del w:id="50" w:author="Guangyu Zhu" w:date="2025-12-22T15:00:00Z" w16du:dateUtc="2025-12-22T07:00:00Z">
        <w:r w:rsidRPr="00DA1CAB" w:rsidDel="00542E4F">
          <w:rPr>
            <w:rFonts w:ascii="宋体" w:eastAsia="宋体" w:hAnsi="宋体" w:hint="eastAsia"/>
            <w:sz w:val="30"/>
            <w:szCs w:val="30"/>
          </w:rPr>
          <w:delText>怔</w:delText>
        </w:r>
      </w:del>
      <w:ins w:id="51" w:author="Guangyu Zhu" w:date="2025-12-22T15:00:00Z" w16du:dateUtc="2025-12-22T07:00:00Z">
        <w:r w:rsidR="007262A6" w:rsidRPr="007262A6">
          <w:rPr>
            <w:rFonts w:ascii="宋体" w:eastAsia="宋体" w:hAnsi="宋体" w:hint="eastAsia"/>
            <w:sz w:val="30"/>
            <w:szCs w:val="30"/>
          </w:rPr>
          <w:t>⿰忄疋</w:t>
        </w:r>
      </w:ins>
      <w:r w:rsidRPr="00DA1CAB">
        <w:rPr>
          <w:rFonts w:ascii="宋体" w:eastAsia="宋体" w:hAnsi="宋体" w:hint="eastAsia"/>
          <w:sz w:val="30"/>
          <w:szCs w:val="30"/>
        </w:rPr>
        <w:t>（疏）達之</w:t>
      </w:r>
      <w:ins w:id="52" w:author="Guangyu Zhu" w:date="2025-12-22T15:01:00Z" w16du:dateUtc="2025-12-22T07:01:00Z">
        <w:r w:rsidR="007262A6" w:rsidRPr="00542E4F">
          <w:rPr>
            <w:rFonts w:ascii="宋体" w:eastAsia="宋体" w:hAnsi="宋体" w:hint="eastAsia"/>
            <w:sz w:val="30"/>
            <w:szCs w:val="30"/>
          </w:rPr>
          <w:t>⿱宀</w:t>
        </w:r>
        <w:r w:rsidR="007262A6" w:rsidRPr="00542E4F">
          <w:rPr>
            <w:rFonts w:ascii="SimSun-ExtB" w:eastAsia="SimSun-ExtB" w:hAnsi="SimSun-ExtB" w:cs="SimSun-ExtB" w:hint="eastAsia"/>
            <w:sz w:val="30"/>
            <w:szCs w:val="30"/>
          </w:rPr>
          <w:t>𠂔</w:t>
        </w:r>
      </w:ins>
      <w:del w:id="53" w:author="Guangyu Zhu" w:date="2025-12-22T15:01:00Z" w16du:dateUtc="2025-12-22T07:01:00Z">
        <w:r w:rsidRPr="00DA1CAB" w:rsidDel="007262A6">
          <w:rPr>
            <w:rFonts w:ascii="宋体" w:eastAsia="宋体" w:hAnsi="宋体" w:hint="eastAsia"/>
            <w:sz w:val="30"/>
            <w:szCs w:val="30"/>
          </w:rPr>
          <w:delText>宋</w:delText>
        </w:r>
      </w:del>
      <w:r w:rsidRPr="00DA1CAB">
        <w:rPr>
          <w:rFonts w:ascii="宋体" w:eastAsia="宋体" w:hAnsi="宋体" w:hint="eastAsia"/>
          <w:sz w:val="30"/>
          <w:szCs w:val="30"/>
        </w:rPr>
        <w:t>（際），母（毋）胃（謂）之不敢，母（毋）胃（謂）之不肰（然）。”</w:t>
      </w:r>
    </w:p>
    <w:p w14:paraId="2DE62A26" w14:textId="6BD16C40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《三德》：“母（毋）曰榠</w:t>
      </w:r>
      <w:ins w:id="54" w:author="Guangyu Zhu" w:date="2025-12-22T15:01:00Z" w16du:dateUtc="2025-12-22T07:01:00Z">
        <w:r w:rsidR="007262A6" w:rsidRPr="007262A6">
          <w:rPr>
            <w:rFonts w:ascii="宋体" w:eastAsia="宋体" w:hAnsi="宋体" w:hint="eastAsia"/>
            <w:sz w:val="30"/>
            <w:szCs w:val="30"/>
            <w:vertAlign w:val="subscript"/>
            <w:rPrChange w:id="55" w:author="Guangyu Zhu" w:date="2025-12-22T15:01:00Z" w16du:dateUtc="2025-12-22T07:01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DA1CAB">
        <w:rPr>
          <w:rFonts w:ascii="宋体" w:eastAsia="宋体" w:hAnsi="宋体" w:hint="eastAsia"/>
          <w:sz w:val="30"/>
          <w:szCs w:val="30"/>
        </w:rPr>
        <w:t>（冥冥），上天又（有）下政，晝□</w:t>
      </w:r>
      <w:ins w:id="56" w:author="Guangyu Zhu" w:date="2025-12-22T23:59:00Z" w16du:dateUtc="2025-12-22T15:59:00Z">
        <w:r w:rsidR="00550986" w:rsidRPr="00550986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57" w:author="Guangyu Zhu" w:date="2025-12-22T23:59:00Z" w16du:dateUtc="2025-12-22T15:59:00Z">
        <w:r w:rsidRPr="00DA1CAB" w:rsidDel="00550986">
          <w:rPr>
            <w:rFonts w:ascii="宋体" w:eastAsia="宋体" w:hAnsi="宋体" w:hint="eastAsia"/>
            <w:sz w:val="30"/>
            <w:szCs w:val="30"/>
          </w:rPr>
          <w:delText>□</w:delText>
        </w:r>
      </w:del>
      <w:r w:rsidRPr="00DA1CAB">
        <w:rPr>
          <w:rFonts w:ascii="宋体" w:eastAsia="宋体" w:hAnsi="宋体" w:hint="eastAsia"/>
          <w:sz w:val="30"/>
          <w:szCs w:val="30"/>
        </w:rPr>
        <w:t>。”</w:t>
      </w:r>
    </w:p>
    <w:p w14:paraId="71EBC8B2" w14:textId="77777777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《三德》：“母（毋）不能而爲之，母（毋）能而惕（易）之。”</w:t>
      </w:r>
    </w:p>
    <w:p w14:paraId="1E8AFB51" w14:textId="77777777" w:rsidR="00C54757" w:rsidRDefault="00DA1CAB" w:rsidP="00DA1CAB">
      <w:pPr>
        <w:rPr>
          <w:ins w:id="58" w:author="Guangyu Zhu" w:date="2025-12-23T00:24:00Z" w16du:dateUtc="2025-12-22T16:24:00Z"/>
          <w:rFonts w:ascii="宋体" w:eastAsia="宋体" w:hAnsi="宋体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《三德》：“母（毋）爲角言，母（毋）爲人昌（倡）；母（毋）作大事，母（毋）</w:t>
      </w:r>
      <w:ins w:id="59" w:author="Guangyu Zhu" w:date="2025-12-23T00:01:00Z" w16du:dateUtc="2025-12-22T16:01:00Z">
        <w:r w:rsidR="00550986" w:rsidRPr="00550986">
          <w:rPr>
            <w:rFonts w:ascii="宋体" w:eastAsia="宋体" w:hAnsi="宋体" w:hint="eastAsia"/>
            <w:sz w:val="30"/>
            <w:szCs w:val="30"/>
          </w:rPr>
          <w:t>⿰⿳业丷⿱丅又刂</w:t>
        </w:r>
        <w:r w:rsidR="00550986" w:rsidRPr="00550986">
          <w:rPr>
            <w:rFonts w:ascii="SimSun-ExtB" w:eastAsia="SimSun-ExtB" w:hAnsi="SimSun-ExtB" w:cs="SimSun-ExtB" w:hint="eastAsia"/>
            <w:sz w:val="30"/>
            <w:szCs w:val="30"/>
          </w:rPr>
          <w:t>𬓂</w:t>
        </w:r>
      </w:ins>
      <w:del w:id="60" w:author="Guangyu Zhu" w:date="2025-12-23T00:01:00Z" w16du:dateUtc="2025-12-22T16:01:00Z">
        <w:r w:rsidRPr="00DA1CAB" w:rsidDel="00550986">
          <w:rPr>
            <w:rFonts w:ascii="宋体" w:eastAsia="宋体" w:hAnsi="宋体" w:hint="eastAsia"/>
            <w:sz w:val="30"/>
            <w:szCs w:val="30"/>
          </w:rPr>
          <w:delText>棠</w:delText>
        </w:r>
      </w:del>
      <w:r w:rsidRPr="00DA1CAB">
        <w:rPr>
          <w:rFonts w:ascii="宋体" w:eastAsia="宋体" w:hAnsi="宋体" w:hint="eastAsia"/>
          <w:sz w:val="30"/>
          <w:szCs w:val="30"/>
        </w:rPr>
        <w:t>（常）；母（毋）雝（壅）川，母（毋）</w:t>
      </w:r>
      <w:ins w:id="61" w:author="Guangyu Zhu" w:date="2025-12-23T00:04:00Z" w16du:dateUtc="2025-12-22T16:04:00Z">
        <w:r w:rsidR="00550986" w:rsidRPr="00550986">
          <w:rPr>
            <w:rFonts w:ascii="SimSun-ExtB" w:eastAsia="SimSun-ExtB" w:hAnsi="SimSun-ExtB" w:cs="SimSun-ExtB" w:hint="eastAsia"/>
            <w:sz w:val="30"/>
            <w:szCs w:val="30"/>
          </w:rPr>
          <w:t>𫦂</w:t>
        </w:r>
      </w:ins>
      <w:r w:rsidRPr="00DA1CAB">
        <w:rPr>
          <w:rFonts w:ascii="宋体" w:eastAsia="宋体" w:hAnsi="宋体" w:hint="eastAsia"/>
          <w:sz w:val="30"/>
          <w:szCs w:val="30"/>
        </w:rPr>
        <w:t>（斷）</w:t>
      </w:r>
      <w:del w:id="62" w:author="Guangyu Zhu" w:date="2025-12-23T00:04:00Z" w16du:dateUtc="2025-12-22T16:04:00Z">
        <w:r w:rsidRPr="00DA1CAB" w:rsidDel="00550986">
          <w:rPr>
            <w:rFonts w:ascii="宋体" w:eastAsia="宋体" w:hAnsi="宋体" w:hint="eastAsia"/>
            <w:sz w:val="30"/>
            <w:szCs w:val="30"/>
          </w:rPr>
          <w:delText>院</w:delText>
        </w:r>
      </w:del>
      <w:ins w:id="63" w:author="Guangyu Zhu" w:date="2025-12-23T00:04:00Z" w16du:dateUtc="2025-12-22T16:04:00Z">
        <w:r w:rsidR="00550986">
          <w:rPr>
            <w:rFonts w:ascii="宋体" w:eastAsia="宋体" w:hAnsi="宋体" w:hint="eastAsia"/>
            <w:sz w:val="30"/>
            <w:szCs w:val="30"/>
          </w:rPr>
          <w:t>阬</w:t>
        </w:r>
      </w:ins>
      <w:r w:rsidRPr="00DA1CAB">
        <w:rPr>
          <w:rFonts w:ascii="宋体" w:eastAsia="宋体" w:hAnsi="宋体" w:hint="eastAsia"/>
          <w:sz w:val="30"/>
          <w:szCs w:val="30"/>
        </w:rPr>
        <w:t>（岡）；母（毋）</w:t>
      </w:r>
      <w:del w:id="64" w:author="Guangyu Zhu" w:date="2025-12-23T00:05:00Z" w16du:dateUtc="2025-12-22T16:05:00Z">
        <w:r w:rsidRPr="00DA1CAB" w:rsidDel="00550986">
          <w:rPr>
            <w:rFonts w:ascii="宋体" w:eastAsia="宋体" w:hAnsi="宋体" w:hint="eastAsia"/>
            <w:sz w:val="30"/>
            <w:szCs w:val="30"/>
          </w:rPr>
          <w:delText>威</w:delText>
        </w:r>
      </w:del>
      <w:ins w:id="65" w:author="Guangyu Zhu" w:date="2025-12-23T00:05:00Z" w16du:dateUtc="2025-12-22T16:05:00Z">
        <w:r w:rsidR="00550986">
          <w:rPr>
            <w:rFonts w:ascii="宋体" w:eastAsia="宋体" w:hAnsi="宋体" w:hint="eastAsia"/>
            <w:sz w:val="30"/>
            <w:szCs w:val="30"/>
          </w:rPr>
          <w:t>烕</w:t>
        </w:r>
      </w:ins>
      <w:r w:rsidRPr="00DA1CAB">
        <w:rPr>
          <w:rFonts w:ascii="宋体" w:eastAsia="宋体" w:hAnsi="宋体" w:hint="eastAsia"/>
          <w:sz w:val="30"/>
          <w:szCs w:val="30"/>
        </w:rPr>
        <w:t>（滅）宗，母（毋）</w:t>
      </w:r>
      <w:del w:id="66" w:author="Guangyu Zhu" w:date="2025-12-23T00:05:00Z" w16du:dateUtc="2025-12-22T16:05:00Z">
        <w:r w:rsidRPr="00DA1CAB" w:rsidDel="00550986">
          <w:rPr>
            <w:rFonts w:ascii="宋体" w:eastAsia="宋体" w:hAnsi="宋体" w:hint="eastAsia"/>
            <w:sz w:val="30"/>
            <w:szCs w:val="30"/>
          </w:rPr>
          <w:delText>虚</w:delText>
        </w:r>
      </w:del>
      <w:ins w:id="67" w:author="Guangyu Zhu" w:date="2025-12-23T00:05:00Z" w16du:dateUtc="2025-12-22T16:05:00Z">
        <w:r w:rsidR="00550986">
          <w:rPr>
            <w:rFonts w:ascii="宋体" w:eastAsia="宋体" w:hAnsi="宋体" w:hint="eastAsia"/>
            <w:sz w:val="30"/>
            <w:szCs w:val="30"/>
          </w:rPr>
          <w:t>虛</w:t>
        </w:r>
      </w:ins>
      <w:r w:rsidRPr="00DA1CAB">
        <w:rPr>
          <w:rFonts w:ascii="宋体" w:eastAsia="宋体" w:hAnsi="宋体" w:hint="eastAsia"/>
          <w:sz w:val="30"/>
          <w:szCs w:val="30"/>
        </w:rPr>
        <w:t>牀；母（毋）□敔，母（毋）弁（變）事；母（毋）焚（煩）古（姑）謱（嫂），母（毋）恥父</w:t>
      </w:r>
      <w:ins w:id="68" w:author="Guangyu Zhu" w:date="2025-12-23T00:08:00Z" w16du:dateUtc="2025-12-22T16:08:00Z">
        <w:r w:rsidR="00550986" w:rsidRPr="00550986">
          <w:rPr>
            <w:rFonts w:ascii="宋体" w:eastAsia="宋体" w:hAnsi="宋体" w:hint="eastAsia"/>
            <w:sz w:val="30"/>
            <w:szCs w:val="30"/>
          </w:rPr>
          <w:t>⿰㞷兄</w:t>
        </w:r>
      </w:ins>
      <w:r w:rsidRPr="00DA1CAB">
        <w:rPr>
          <w:rFonts w:ascii="宋体" w:eastAsia="宋体" w:hAnsi="宋体" w:hint="eastAsia"/>
          <w:sz w:val="30"/>
          <w:szCs w:val="30"/>
        </w:rPr>
        <w:t>（兄）；母（毋）奡（傲）貧，母（毋）笑型（刑）；母（毋）椯（揣）深，母（毋）厇（度）山；母（毋）逸其身而多其言。居母（毋）悊，作母（毋）康；善勿</w:t>
      </w:r>
      <w:del w:id="69" w:author="Guangyu Zhu" w:date="2025-12-23T00:08:00Z" w16du:dateUtc="2025-12-22T16:08:00Z">
        <w:r w:rsidRPr="00DA1CAB" w:rsidDel="00550986">
          <w:rPr>
            <w:rFonts w:ascii="宋体" w:eastAsia="宋体" w:hAnsi="宋体" w:hint="eastAsia"/>
            <w:sz w:val="30"/>
            <w:szCs w:val="30"/>
          </w:rPr>
          <w:delText>威</w:delText>
        </w:r>
      </w:del>
      <w:ins w:id="70" w:author="Guangyu Zhu" w:date="2025-12-23T00:08:00Z" w16du:dateUtc="2025-12-22T16:08:00Z">
        <w:r w:rsidR="00550986">
          <w:rPr>
            <w:rFonts w:ascii="宋体" w:eastAsia="宋体" w:hAnsi="宋体" w:hint="eastAsia"/>
            <w:sz w:val="30"/>
            <w:szCs w:val="30"/>
          </w:rPr>
          <w:t>烕</w:t>
        </w:r>
      </w:ins>
      <w:r w:rsidRPr="00DA1CAB">
        <w:rPr>
          <w:rFonts w:ascii="宋体" w:eastAsia="宋体" w:hAnsi="宋体" w:hint="eastAsia"/>
          <w:sz w:val="30"/>
          <w:szCs w:val="30"/>
        </w:rPr>
        <w:t>（滅），不恙（祥）勿爲；内（入）虚母（毋）樂，</w:t>
      </w:r>
      <w:ins w:id="71" w:author="Guangyu Zhu" w:date="2025-12-23T00:09:00Z" w16du:dateUtc="2025-12-22T16:09:00Z">
        <w:r w:rsidR="00550986" w:rsidRPr="00550986">
          <w:rPr>
            <w:rFonts w:ascii="宋体" w:eastAsia="宋体" w:hAnsi="宋体" w:hint="eastAsia"/>
            <w:sz w:val="30"/>
            <w:szCs w:val="30"/>
          </w:rPr>
          <w:t>⿰阝⿱</w:t>
        </w:r>
        <w:r w:rsidR="00550986" w:rsidRPr="00550986">
          <w:rPr>
            <w:rFonts w:ascii="SimSun-ExtG" w:eastAsia="SimSun-ExtG" w:hAnsi="SimSun-ExtG" w:cs="SimSun-ExtG" w:hint="eastAsia"/>
            <w:sz w:val="30"/>
            <w:szCs w:val="30"/>
          </w:rPr>
          <w:t>𱖔</w:t>
        </w:r>
        <w:r w:rsidR="00550986" w:rsidRPr="00550986">
          <w:rPr>
            <w:rFonts w:ascii="宋体" w:eastAsia="宋体" w:hAnsi="宋体" w:hint="eastAsia"/>
            <w:sz w:val="30"/>
            <w:szCs w:val="30"/>
          </w:rPr>
          <w:t>止</w:t>
        </w:r>
      </w:ins>
      <w:del w:id="72" w:author="Guangyu Zhu" w:date="2025-12-23T00:09:00Z" w16du:dateUtc="2025-12-22T16:09:00Z">
        <w:r w:rsidRPr="00DA1CAB" w:rsidDel="00550986">
          <w:rPr>
            <w:rFonts w:ascii="宋体" w:eastAsia="宋体" w:hAnsi="宋体" w:hint="eastAsia"/>
            <w:sz w:val="30"/>
            <w:szCs w:val="30"/>
          </w:rPr>
          <w:delText>隍</w:delText>
        </w:r>
      </w:del>
      <w:r w:rsidRPr="00DA1CAB">
        <w:rPr>
          <w:rFonts w:ascii="宋体" w:eastAsia="宋体" w:hAnsi="宋体" w:hint="eastAsia"/>
          <w:sz w:val="30"/>
          <w:szCs w:val="30"/>
        </w:rPr>
        <w:t>（登）丘母（毋）訶（歌），所以爲天豊（禮）。監川之</w:t>
      </w:r>
      <w:r w:rsidRPr="00DA1CAB">
        <w:rPr>
          <w:rFonts w:ascii="宋体" w:eastAsia="宋体" w:hAnsi="宋体" w:hint="eastAsia"/>
          <w:sz w:val="30"/>
          <w:szCs w:val="30"/>
        </w:rPr>
        <w:lastRenderedPageBreak/>
        <w:t>都，</w:t>
      </w:r>
      <w:del w:id="73" w:author="Guangyu Zhu" w:date="2025-12-23T00:10:00Z" w16du:dateUtc="2025-12-22T16:10:00Z">
        <w:r w:rsidRPr="00DA1CAB" w:rsidDel="004E58B4">
          <w:rPr>
            <w:rFonts w:ascii="宋体" w:eastAsia="宋体" w:hAnsi="宋体" w:hint="eastAsia"/>
            <w:sz w:val="30"/>
            <w:szCs w:val="30"/>
          </w:rPr>
          <w:delText>窠</w:delText>
        </w:r>
      </w:del>
      <w:ins w:id="74" w:author="Guangyu Zhu" w:date="2025-12-23T00:20:00Z" w16du:dateUtc="2025-12-22T16:20:00Z">
        <w:r w:rsidR="00C54757" w:rsidRPr="00C54757">
          <w:rPr>
            <w:rFonts w:ascii="宋体" w:eastAsia="宋体" w:hAnsi="宋体" w:hint="eastAsia"/>
            <w:sz w:val="30"/>
            <w:szCs w:val="30"/>
          </w:rPr>
          <w:t>⿱罒⿻</w:t>
        </w:r>
        <w:r w:rsidR="00C54757" w:rsidRPr="00C54757">
          <w:rPr>
            <w:rFonts w:ascii="宋体" w:eastAsia="宋体" w:hAnsi="宋体"/>
            <w:sz w:val="30"/>
            <w:szCs w:val="30"/>
          </w:rPr>
          <w:t>[1:]丨</w:t>
        </w:r>
        <w:r w:rsidR="00C54757" w:rsidRPr="00C54757">
          <w:rPr>
            <w:rFonts w:ascii="宋体" w:eastAsia="宋体" w:hAnsi="宋体" w:hint="eastAsia"/>
            <w:sz w:val="30"/>
            <w:szCs w:val="30"/>
          </w:rPr>
          <w:t>⿱口</w:t>
        </w:r>
        <w:r w:rsidR="00C54757" w:rsidRPr="00C54757">
          <w:rPr>
            <w:rFonts w:ascii="SimSun-ExtB" w:eastAsia="SimSun-ExtB" w:hAnsi="SimSun-ExtB" w:cs="SimSun-ExtB" w:hint="eastAsia"/>
            <w:sz w:val="30"/>
            <w:szCs w:val="30"/>
          </w:rPr>
          <w:t>𠆣</w:t>
        </w:r>
      </w:ins>
      <w:r w:rsidRPr="00DA1CAB">
        <w:rPr>
          <w:rFonts w:ascii="宋体" w:eastAsia="宋体" w:hAnsi="宋体" w:hint="eastAsia"/>
          <w:sz w:val="30"/>
          <w:szCs w:val="30"/>
        </w:rPr>
        <w:t>澗之邑，百</w:t>
      </w:r>
      <w:ins w:id="75" w:author="Guangyu Zhu" w:date="2025-12-23T00:20:00Z" w16du:dateUtc="2025-12-22T16:20:00Z">
        <w:r w:rsidR="00C54757" w:rsidRPr="00C54757">
          <w:rPr>
            <w:rFonts w:ascii="SimSun-ExtB" w:eastAsia="SimSun-ExtB" w:hAnsi="SimSun-ExtB" w:cs="SimSun-ExtB" w:hint="eastAsia"/>
            <w:sz w:val="30"/>
            <w:szCs w:val="30"/>
          </w:rPr>
          <w:t>𨍱</w:t>
        </w:r>
      </w:ins>
      <w:r w:rsidRPr="00DA1CAB">
        <w:rPr>
          <w:rFonts w:ascii="宋体" w:eastAsia="宋体" w:hAnsi="宋体" w:hint="eastAsia"/>
          <w:sz w:val="30"/>
          <w:szCs w:val="30"/>
        </w:rPr>
        <w:t>（乘）之家，十室之</w:t>
      </w:r>
      <w:ins w:id="76" w:author="Guangyu Zhu" w:date="2025-12-23T00:22:00Z" w16du:dateUtc="2025-12-22T16:22:00Z">
        <w:r w:rsidR="00C54757" w:rsidRPr="00C54757">
          <w:rPr>
            <w:rFonts w:ascii="宋体" w:eastAsia="宋体" w:hAnsi="宋体"/>
            <w:sz w:val="30"/>
            <w:szCs w:val="30"/>
          </w:rPr>
          <w:drawing>
            <wp:inline distT="0" distB="0" distL="0" distR="0" wp14:anchorId="0F45724E" wp14:editId="596D2C83">
              <wp:extent cx="162598" cy="180000"/>
              <wp:effectExtent l="0" t="0" r="8890" b="0"/>
              <wp:docPr id="1307687010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07687010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98" cy="18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Pr="00DA1CAB">
        <w:rPr>
          <w:rFonts w:ascii="宋体" w:eastAsia="宋体" w:hAnsi="宋体" w:hint="eastAsia"/>
          <w:sz w:val="30"/>
          <w:szCs w:val="30"/>
        </w:rPr>
        <w:t>，宮室汙池，各</w:t>
      </w:r>
      <w:ins w:id="77" w:author="Guangyu Zhu" w:date="2025-12-23T00:23:00Z" w16du:dateUtc="2025-12-22T16:23:00Z">
        <w:r w:rsidR="00C54757" w:rsidRPr="00C54757">
          <w:rPr>
            <w:rFonts w:ascii="宋体" w:eastAsia="宋体" w:hAnsi="宋体" w:hint="eastAsia"/>
            <w:sz w:val="30"/>
            <w:szCs w:val="30"/>
          </w:rPr>
          <w:t>⿱⿰⿱十言斤心</w:t>
        </w:r>
      </w:ins>
      <w:del w:id="78" w:author="Guangyu Zhu" w:date="2025-12-23T00:23:00Z" w16du:dateUtc="2025-12-22T16:23:00Z">
        <w:r w:rsidRPr="00DA1CAB" w:rsidDel="00C54757">
          <w:rPr>
            <w:rFonts w:ascii="宋体" w:eastAsia="宋体" w:hAnsi="宋体" w:hint="eastAsia"/>
            <w:sz w:val="30"/>
            <w:szCs w:val="30"/>
          </w:rPr>
          <w:delText>悊</w:delText>
        </w:r>
      </w:del>
      <w:r w:rsidRPr="00DA1CAB">
        <w:rPr>
          <w:rFonts w:ascii="宋体" w:eastAsia="宋体" w:hAnsi="宋体" w:hint="eastAsia"/>
          <w:sz w:val="30"/>
          <w:szCs w:val="30"/>
        </w:rPr>
        <w:t>（慎）其厇（度），母（毋）遂</w:t>
      </w:r>
      <w:ins w:id="79" w:author="Guangyu Zhu" w:date="2025-12-23T00:24:00Z" w16du:dateUtc="2025-12-22T16:24:00Z">
        <w:r w:rsidR="00C54757" w:rsidRPr="00C54757">
          <w:rPr>
            <w:rFonts w:ascii="宋体" w:eastAsia="宋体" w:hAnsi="宋体" w:hint="eastAsia"/>
            <w:sz w:val="30"/>
            <w:szCs w:val="30"/>
          </w:rPr>
          <w:t>⿺辶⿱止㚔</w:t>
        </w:r>
      </w:ins>
      <w:r w:rsidRPr="00DA1CAB">
        <w:rPr>
          <w:rFonts w:ascii="宋体" w:eastAsia="宋体" w:hAnsi="宋体" w:hint="eastAsia"/>
          <w:sz w:val="30"/>
          <w:szCs w:val="30"/>
        </w:rPr>
        <w:t>（失）其道。”</w:t>
      </w:r>
    </w:p>
    <w:p w14:paraId="7D7F4D25" w14:textId="190A6619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《三德》：“母（毋）爲</w:t>
      </w:r>
      <w:ins w:id="80" w:author="Guangyu Zhu" w:date="2025-12-23T00:25:00Z" w16du:dateUtc="2025-12-22T16:25:00Z">
        <w:r w:rsidR="00C54757" w:rsidRPr="00C54757">
          <w:rPr>
            <w:rFonts w:ascii="SimSun-ExtB" w:eastAsia="SimSun-ExtB" w:hAnsi="SimSun-ExtB" w:cs="SimSun-ExtB" w:hint="eastAsia"/>
            <w:sz w:val="30"/>
            <w:szCs w:val="30"/>
          </w:rPr>
          <w:t>𢠿</w:t>
        </w:r>
      </w:ins>
      <w:r w:rsidRPr="00DA1CAB">
        <w:rPr>
          <w:rFonts w:ascii="宋体" w:eastAsia="宋体" w:hAnsi="宋体" w:hint="eastAsia"/>
          <w:sz w:val="30"/>
          <w:szCs w:val="30"/>
        </w:rPr>
        <w:t>（僞）</w:t>
      </w:r>
      <w:ins w:id="81" w:author="Guangyu Zhu" w:date="2025-12-23T00:25:00Z" w16du:dateUtc="2025-12-22T16:25:00Z">
        <w:r w:rsidR="00C54757" w:rsidRPr="00C54757">
          <w:rPr>
            <w:rFonts w:ascii="宋体" w:eastAsia="宋体" w:hAnsi="宋体" w:hint="eastAsia"/>
            <w:sz w:val="30"/>
            <w:szCs w:val="30"/>
          </w:rPr>
          <w:t>⿰忄</w:t>
        </w:r>
        <w:r w:rsidR="00C54757" w:rsidRPr="00C54757">
          <w:rPr>
            <w:rFonts w:ascii="SimSun-ExtG" w:eastAsia="SimSun-ExtG" w:hAnsi="SimSun-ExtG" w:cs="SimSun-ExtG" w:hint="eastAsia"/>
            <w:sz w:val="30"/>
            <w:szCs w:val="30"/>
          </w:rPr>
          <w:t>𰲡</w:t>
        </w:r>
      </w:ins>
      <w:r w:rsidRPr="00DA1CAB">
        <w:rPr>
          <w:rFonts w:ascii="宋体" w:eastAsia="宋体" w:hAnsi="宋体" w:hint="eastAsia"/>
          <w:sz w:val="30"/>
          <w:szCs w:val="30"/>
        </w:rPr>
        <w:t>（詐），上帝</w:t>
      </w:r>
      <w:ins w:id="82" w:author="Guangyu Zhu" w:date="2025-12-23T00:26:00Z" w16du:dateUtc="2025-12-22T16:26:00Z">
        <w:r w:rsidR="00C54757" w:rsidRPr="00C54757">
          <w:rPr>
            <w:rFonts w:ascii="SimSun-ExtB" w:eastAsia="SimSun-ExtB" w:hAnsi="SimSun-ExtB" w:cs="SimSun-ExtB" w:hint="eastAsia"/>
            <w:sz w:val="30"/>
            <w:szCs w:val="30"/>
          </w:rPr>
          <w:t>𨟻</w:t>
        </w:r>
      </w:ins>
      <w:del w:id="83" w:author="Guangyu Zhu" w:date="2025-12-23T00:25:00Z" w16du:dateUtc="2025-12-22T16:25:00Z">
        <w:r w:rsidRPr="00DA1CAB" w:rsidDel="00C54757">
          <w:rPr>
            <w:rFonts w:ascii="宋体" w:eastAsia="宋体" w:hAnsi="宋体" w:hint="eastAsia"/>
            <w:sz w:val="30"/>
            <w:szCs w:val="30"/>
          </w:rPr>
          <w:delText>酒</w:delText>
        </w:r>
      </w:del>
      <w:r w:rsidRPr="00DA1CAB">
        <w:rPr>
          <w:rFonts w:ascii="宋体" w:eastAsia="宋体" w:hAnsi="宋体" w:hint="eastAsia"/>
          <w:sz w:val="30"/>
          <w:szCs w:val="30"/>
        </w:rPr>
        <w:t>（將）憎之。”</w:t>
      </w:r>
    </w:p>
    <w:p w14:paraId="2CAE7136" w14:textId="77777777" w:rsidR="00C54757" w:rsidRDefault="00DA1CAB" w:rsidP="00DA1CAB">
      <w:pPr>
        <w:rPr>
          <w:ins w:id="84" w:author="Guangyu Zhu" w:date="2025-12-23T00:27:00Z" w16du:dateUtc="2025-12-22T16:27:00Z"/>
          <w:rFonts w:ascii="宋体" w:eastAsia="宋体" w:hAnsi="宋体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《三德》：“母（毋）凶備（服）以享祀，母（毋）衾（錦）衣交（絞）袒</w:t>
      </w:r>
      <w:del w:id="85" w:author="Guangyu Zhu" w:date="2025-12-23T00:26:00Z" w16du:dateUtc="2025-12-22T16:26:00Z">
        <w:r w:rsidRPr="00DA1CAB" w:rsidDel="00C54757">
          <w:rPr>
            <w:rFonts w:ascii="宋体" w:eastAsia="宋体" w:hAnsi="宋体" w:hint="eastAsia"/>
            <w:sz w:val="30"/>
            <w:szCs w:val="30"/>
          </w:rPr>
          <w:delText>係</w:delText>
        </w:r>
      </w:del>
      <w:ins w:id="86" w:author="Guangyu Zhu" w:date="2025-12-23T00:27:00Z" w16du:dateUtc="2025-12-22T16:27:00Z">
        <w:r w:rsidR="00C54757" w:rsidRPr="00C54757">
          <w:rPr>
            <w:rFonts w:ascii="宋体" w:eastAsia="宋体" w:hAnsi="宋体" w:hint="eastAsia"/>
            <w:sz w:val="30"/>
            <w:szCs w:val="30"/>
          </w:rPr>
          <w:t>⿰亻⿱爫糸</w:t>
        </w:r>
      </w:ins>
      <w:r w:rsidRPr="00DA1CAB">
        <w:rPr>
          <w:rFonts w:ascii="宋体" w:eastAsia="宋体" w:hAnsi="宋体" w:hint="eastAsia"/>
          <w:sz w:val="30"/>
          <w:szCs w:val="30"/>
        </w:rPr>
        <w:t>子。”</w:t>
      </w:r>
    </w:p>
    <w:p w14:paraId="17BF87A5" w14:textId="33E477F5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《楚帛書》甲：“曰：非九天則大</w:t>
      </w:r>
      <w:ins w:id="87" w:author="Guangyu Zhu" w:date="2025-12-23T00:28:00Z" w16du:dateUtc="2025-12-22T16:28:00Z">
        <w:r w:rsidR="00C54757" w:rsidRPr="00C54757">
          <w:rPr>
            <w:rFonts w:ascii="宋体" w:eastAsia="宋体" w:hAnsi="宋体" w:hint="eastAsia"/>
            <w:sz w:val="30"/>
            <w:szCs w:val="30"/>
          </w:rPr>
          <w:t>⿰血夨</w:t>
        </w:r>
      </w:ins>
      <w:r w:rsidRPr="00DA1CAB">
        <w:rPr>
          <w:rFonts w:ascii="宋体" w:eastAsia="宋体" w:hAnsi="宋体" w:hint="eastAsia"/>
          <w:sz w:val="30"/>
          <w:szCs w:val="30"/>
        </w:rPr>
        <w:t>，則母（毋）敢叡天霝（靈）。”</w:t>
      </w:r>
    </w:p>
    <w:p w14:paraId="71F49296" w14:textId="77777777" w:rsidR="00273FDA" w:rsidRDefault="00DA1CAB" w:rsidP="00DA1CAB">
      <w:pPr>
        <w:rPr>
          <w:ins w:id="88" w:author="Guangyu Zhu" w:date="2025-12-23T00:31:00Z" w16du:dateUtc="2025-12-22T16:31:00Z"/>
          <w:rFonts w:ascii="宋体" w:eastAsia="宋体" w:hAnsi="宋体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《楚帛書》甲：“母（毋）思（使）百神風雨</w:t>
      </w:r>
      <w:ins w:id="89" w:author="Guangyu Zhu" w:date="2025-12-23T00:30:00Z" w16du:dateUtc="2025-12-22T16:30:00Z">
        <w:r w:rsidR="00273FDA" w:rsidRPr="00273FDA">
          <w:rPr>
            <w:rFonts w:ascii="宋体" w:eastAsia="宋体" w:hAnsi="宋体" w:hint="eastAsia"/>
            <w:sz w:val="30"/>
            <w:szCs w:val="30"/>
          </w:rPr>
          <w:t>⿳</w:t>
        </w:r>
        <w:r w:rsidR="00273FDA" w:rsidRPr="00273FDA">
          <w:rPr>
            <w:rFonts w:ascii="SimSun-ExtB" w:eastAsia="SimSun-ExtB" w:hAnsi="SimSun-ExtB" w:cs="SimSun-ExtB" w:hint="eastAsia"/>
            <w:sz w:val="30"/>
            <w:szCs w:val="30"/>
          </w:rPr>
          <w:t>𦥑</w:t>
        </w:r>
        <w:r w:rsidR="00273FDA" w:rsidRPr="00273FDA">
          <w:rPr>
            <w:rFonts w:ascii="宋体" w:eastAsia="宋体" w:hAnsi="宋体" w:hint="eastAsia"/>
            <w:sz w:val="30"/>
            <w:szCs w:val="30"/>
          </w:rPr>
          <w:t>辰日</w:t>
        </w:r>
      </w:ins>
      <w:r w:rsidRPr="00DA1CAB">
        <w:rPr>
          <w:rFonts w:ascii="宋体" w:eastAsia="宋体" w:hAnsi="宋体" w:hint="eastAsia"/>
          <w:sz w:val="30"/>
          <w:szCs w:val="30"/>
        </w:rPr>
        <w:t>（辰）禕（緯）</w:t>
      </w:r>
      <w:ins w:id="90" w:author="Guangyu Zhu" w:date="2025-12-23T00:31:00Z" w16du:dateUtc="2025-12-22T16:31:00Z">
        <w:r w:rsidR="00273FDA" w:rsidRPr="00273FDA">
          <w:rPr>
            <w:rFonts w:ascii="宋体" w:eastAsia="宋体" w:hAnsi="宋体" w:hint="eastAsia"/>
            <w:sz w:val="30"/>
            <w:szCs w:val="30"/>
          </w:rPr>
          <w:t>⿱⿲吕⿱爫幺吕又</w:t>
        </w:r>
      </w:ins>
      <w:r w:rsidRPr="00DA1CAB">
        <w:rPr>
          <w:rFonts w:ascii="宋体" w:eastAsia="宋体" w:hAnsi="宋体" w:hint="eastAsia"/>
          <w:sz w:val="30"/>
          <w:szCs w:val="30"/>
        </w:rPr>
        <w:t>（亂）乍（作）。”</w:t>
      </w:r>
    </w:p>
    <w:p w14:paraId="29C37A84" w14:textId="71784C5D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《楚帛書》乙：“母（毋）童（動）群民以</w:t>
      </w:r>
      <w:del w:id="91" w:author="Guangyu Zhu" w:date="2025-12-23T00:31:00Z" w16du:dateUtc="2025-12-22T16:31:00Z">
        <w:r w:rsidRPr="00DA1CAB" w:rsidDel="00273FDA">
          <w:rPr>
            <w:rFonts w:ascii="宋体" w:eastAsia="宋体" w:hAnsi="宋体" w:hint="eastAsia"/>
            <w:sz w:val="30"/>
            <w:szCs w:val="30"/>
          </w:rPr>
          <w:delText>口</w:delText>
        </w:r>
      </w:del>
      <w:ins w:id="92" w:author="Guangyu Zhu" w:date="2025-12-23T00:31:00Z" w16du:dateUtc="2025-12-22T16:31:00Z">
        <w:r w:rsidR="00273FDA">
          <w:rPr>
            <w:rFonts w:ascii="宋体" w:eastAsia="宋体" w:hAnsi="宋体" w:hint="eastAsia"/>
            <w:sz w:val="30"/>
            <w:szCs w:val="30"/>
          </w:rPr>
          <w:t>□</w:t>
        </w:r>
      </w:ins>
      <w:r w:rsidRPr="00DA1CAB">
        <w:rPr>
          <w:rFonts w:ascii="宋体" w:eastAsia="宋体" w:hAnsi="宋体" w:hint="eastAsia"/>
          <w:sz w:val="30"/>
          <w:szCs w:val="30"/>
        </w:rPr>
        <w:t>。”</w:t>
      </w:r>
    </w:p>
    <w:p w14:paraId="4110F83A" w14:textId="0F414894" w:rsidR="00DA1CAB" w:rsidRPr="00DA1CAB" w:rsidRDefault="00DA1CAB" w:rsidP="00DA1CAB">
      <w:pPr>
        <w:rPr>
          <w:rFonts w:ascii="宋体" w:eastAsia="宋体" w:hAnsi="宋体" w:hint="eastAsia"/>
          <w:sz w:val="30"/>
          <w:szCs w:val="30"/>
        </w:rPr>
      </w:pPr>
      <w:r w:rsidRPr="00DA1CAB">
        <w:rPr>
          <w:rFonts w:ascii="宋体" w:eastAsia="宋体" w:hAnsi="宋体" w:hint="eastAsia"/>
          <w:sz w:val="30"/>
          <w:szCs w:val="30"/>
        </w:rPr>
        <w:t>《楚帛書》乙：“母（毋）弗或敬，隹（惟）天乍（作）福，神則各（格）之，隹（惟）天乍（作）夭（妖），神則惠之。”</w:t>
      </w:r>
    </w:p>
    <w:sectPr w:rsidR="00DA1CAB" w:rsidRPr="00DA1C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89"/>
    <w:rsid w:val="00015876"/>
    <w:rsid w:val="00273FDA"/>
    <w:rsid w:val="00340D89"/>
    <w:rsid w:val="004678B3"/>
    <w:rsid w:val="004A4360"/>
    <w:rsid w:val="004E58B4"/>
    <w:rsid w:val="00542E4F"/>
    <w:rsid w:val="00550986"/>
    <w:rsid w:val="005929E6"/>
    <w:rsid w:val="006D0B8F"/>
    <w:rsid w:val="007262A6"/>
    <w:rsid w:val="00B817B2"/>
    <w:rsid w:val="00C54757"/>
    <w:rsid w:val="00DA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9706"/>
  <w15:chartTrackingRefBased/>
  <w15:docId w15:val="{3CE1B5A5-8EE2-4D8E-B1F2-F9AAE651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0D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D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D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D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D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D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D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D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0D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0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0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0D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0D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0D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0D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0D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0D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0D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0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D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0D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0D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0D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0D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0D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0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0D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0D89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DA1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3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5</cp:revision>
  <dcterms:created xsi:type="dcterms:W3CDTF">2025-12-22T06:30:00Z</dcterms:created>
  <dcterms:modified xsi:type="dcterms:W3CDTF">2025-12-22T16:32:00Z</dcterms:modified>
</cp:coreProperties>
</file>