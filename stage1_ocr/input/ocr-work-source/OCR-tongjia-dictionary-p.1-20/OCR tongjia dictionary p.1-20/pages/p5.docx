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39F6" w14:textId="7F5BA9C1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《蚖》：“飲半</w:t>
      </w:r>
      <w:del w:id="0" w:author="Guangyu Zhu" w:date="2025-12-21T20:21:00Z" w16du:dateUtc="2025-12-21T12:21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ins w:id="1" w:author="Guangyu Zhu" w:date="2025-12-21T20:21:00Z" w16du:dateUtc="2025-12-21T12:21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r w:rsidRPr="001B3DA9">
        <w:rPr>
          <w:rFonts w:ascii="宋体" w:eastAsia="宋体" w:hAnsi="宋体" w:hint="eastAsia"/>
          <w:sz w:val="30"/>
          <w:szCs w:val="30"/>
        </w:rPr>
        <w:t>（杯），曰：‘病□□已，徐去徐已。’”</w:t>
      </w:r>
    </w:p>
    <w:p w14:paraId="6856574D" w14:textId="0DFEE4BF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《癃病》：“以酒一</w:t>
      </w:r>
      <w:ins w:id="2" w:author="Guangyu Zhu" w:date="2025-12-21T20:22:00Z" w16du:dateUtc="2025-12-21T12:22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del w:id="3" w:author="Guangyu Zhu" w:date="2025-12-21T20:22:00Z" w16du:dateUtc="2025-12-21T12:22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1B3DA9">
        <w:rPr>
          <w:rFonts w:ascii="宋体" w:eastAsia="宋体" w:hAnsi="宋体" w:hint="eastAsia"/>
          <w:sz w:val="30"/>
          <w:szCs w:val="30"/>
        </w:rPr>
        <w:t>（杯），漬襦頸及頭垢中，令沸而飲之。”</w:t>
      </w:r>
    </w:p>
    <w:p w14:paraId="53600302" w14:textId="6B1A9322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</w:t>
      </w:r>
      <w:ins w:id="4" w:author="Guangyu Zhu" w:date="2025-12-21T20:22:00Z" w16du:dateUtc="2025-12-21T12:22:00Z">
        <w:r w:rsidR="001B3DA9">
          <w:rPr>
            <w:rFonts w:ascii="宋体" w:eastAsia="宋体" w:hAnsi="宋体" w:hint="eastAsia"/>
            <w:sz w:val="30"/>
            <w:szCs w:val="30"/>
          </w:rPr>
          <w:t>㿗</w:t>
        </w:r>
      </w:ins>
      <w:r w:rsidRPr="001B3DA9">
        <w:rPr>
          <w:rFonts w:ascii="宋体" w:eastAsia="宋体" w:hAnsi="宋体" w:hint="eastAsia"/>
          <w:sz w:val="30"/>
          <w:szCs w:val="30"/>
        </w:rPr>
        <w:t>》：“三指最（撮）至節，入半</w:t>
      </w:r>
      <w:ins w:id="5" w:author="Guangyu Zhu" w:date="2025-12-21T20:22:00Z" w16du:dateUtc="2025-12-21T12:22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del w:id="6" w:author="Guangyu Zhu" w:date="2025-12-21T20:22:00Z" w16du:dateUtc="2025-12-21T12:22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1B3DA9">
        <w:rPr>
          <w:rFonts w:ascii="宋体" w:eastAsia="宋体" w:hAnsi="宋体" w:hint="eastAsia"/>
          <w:sz w:val="30"/>
          <w:szCs w:val="30"/>
        </w:rPr>
        <w:t>（杯）酒中飲之，三、四日。”</w:t>
      </w:r>
    </w:p>
    <w:p w14:paraId="554E6436" w14:textId="77777777" w:rsidR="001B3DA9" w:rsidRDefault="00BB6156" w:rsidP="00BB6156">
      <w:pPr>
        <w:rPr>
          <w:ins w:id="7" w:author="Guangyu Zhu" w:date="2025-12-21T20:23:00Z" w16du:dateUtc="2025-12-21T12:23:00Z"/>
          <w:rFonts w:ascii="宋体" w:eastAsia="宋体" w:hAnsi="宋体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</w:t>
      </w:r>
      <w:del w:id="8" w:author="Guangyu Zhu" w:date="2025-12-21T20:23:00Z" w16du:dateUtc="2025-12-21T12:23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癲</w:delText>
        </w:r>
      </w:del>
      <w:ins w:id="9" w:author="Guangyu Zhu" w:date="2025-12-21T20:23:00Z" w16du:dateUtc="2025-12-21T12:23:00Z">
        <w:r w:rsidR="001B3DA9">
          <w:rPr>
            <w:rFonts w:ascii="宋体" w:eastAsia="宋体" w:hAnsi="宋体" w:hint="eastAsia"/>
            <w:sz w:val="30"/>
            <w:szCs w:val="30"/>
          </w:rPr>
          <w:t>㿗</w:t>
        </w:r>
      </w:ins>
      <w:r w:rsidRPr="001B3DA9">
        <w:rPr>
          <w:rFonts w:ascii="宋体" w:eastAsia="宋体" w:hAnsi="宋体" w:hint="eastAsia"/>
          <w:sz w:val="30"/>
          <w:szCs w:val="30"/>
        </w:rPr>
        <w:t>》：“破卵</w:t>
      </w:r>
      <w:ins w:id="10" w:author="Guangyu Zhu" w:date="2025-12-21T20:22:00Z" w16du:dateUtc="2025-12-21T12:22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del w:id="11" w:author="Guangyu Zhu" w:date="2025-12-21T20:22:00Z" w16du:dateUtc="2025-12-21T12:22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1B3DA9">
        <w:rPr>
          <w:rFonts w:ascii="宋体" w:eastAsia="宋体" w:hAnsi="宋体" w:hint="eastAsia"/>
          <w:sz w:val="30"/>
          <w:szCs w:val="30"/>
        </w:rPr>
        <w:t>（杯）醯中，飲之。”</w:t>
      </w:r>
    </w:p>
    <w:p w14:paraId="25603BFE" w14:textId="2BD383BB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《癰》：“取□□羽□二□二，禹步三，□□一</w:t>
      </w:r>
      <w:ins w:id="12" w:author="Guangyu Zhu" w:date="2025-12-21T20:23:00Z" w16du:dateUtc="2025-12-21T12:23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del w:id="13" w:author="Guangyu Zhu" w:date="2025-12-21T20:23:00Z" w16du:dateUtc="2025-12-21T12:23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r w:rsidRPr="001B3DA9">
        <w:rPr>
          <w:rFonts w:ascii="宋体" w:eastAsia="宋体" w:hAnsi="宋体" w:hint="eastAsia"/>
          <w:sz w:val="30"/>
          <w:szCs w:val="30"/>
        </w:rPr>
        <w:t>（杯）</w:t>
      </w:r>
      <w:ins w:id="14" w:author="Guangyu Zhu" w:date="2025-12-21T20:23:00Z" w16du:dateUtc="2025-12-21T12:23:00Z">
        <w:r w:rsidR="001B3DA9" w:rsidRPr="001B3DA9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15" w:author="Guangyu Zhu" w:date="2025-12-21T20:23:00Z" w16du:dateUtc="2025-12-21T12:23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口</w:delText>
        </w:r>
      </w:del>
      <w:r w:rsidRPr="001B3DA9">
        <w:rPr>
          <w:rFonts w:ascii="宋体" w:eastAsia="宋体" w:hAnsi="宋体" w:hint="eastAsia"/>
          <w:sz w:val="30"/>
          <w:szCs w:val="30"/>
        </w:rPr>
        <w:t>。”</w:t>
      </w:r>
    </w:p>
    <w:p w14:paraId="77EA580F" w14:textId="1DA234C0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</w:t>
      </w:r>
      <w:ins w:id="16" w:author="Guangyu Zhu" w:date="2025-12-21T20:25:00Z" w16du:dateUtc="2025-12-21T12:25:00Z">
        <w:r w:rsidR="001B3DA9">
          <w:rPr>
            <w:rFonts w:ascii="宋体" w:eastAsia="宋体" w:hAnsi="宋体" w:hint="eastAsia"/>
            <w:sz w:val="30"/>
            <w:szCs w:val="30"/>
          </w:rPr>
          <w:t>䰍</w:t>
        </w:r>
      </w:ins>
      <w:r w:rsidRPr="001B3DA9">
        <w:rPr>
          <w:rFonts w:ascii="宋体" w:eastAsia="宋体" w:hAnsi="宋体" w:hint="eastAsia"/>
          <w:sz w:val="30"/>
          <w:szCs w:val="30"/>
        </w:rPr>
        <w:t>》：“□□□鼠□</w:t>
      </w:r>
      <w:ins w:id="17" w:author="Guangyu Zhu" w:date="2025-12-21T20:26:00Z" w16du:dateUtc="2025-12-21T12:26:00Z">
        <w:r w:rsidR="001B3DA9" w:rsidRPr="001B3DA9">
          <w:rPr>
            <w:rFonts w:ascii="SimSun-ExtB" w:eastAsia="SimSun-ExtB" w:hAnsi="SimSun-ExtB" w:cs="SimSun-ExtB" w:hint="eastAsia"/>
            <w:sz w:val="30"/>
            <w:szCs w:val="30"/>
          </w:rPr>
          <w:t>𢯲</w:t>
        </w:r>
      </w:ins>
      <w:r w:rsidRPr="001B3DA9">
        <w:rPr>
          <w:rFonts w:ascii="宋体" w:eastAsia="宋体" w:hAnsi="宋体" w:hint="eastAsia"/>
          <w:sz w:val="30"/>
          <w:szCs w:val="30"/>
        </w:rPr>
        <w:t>（腕），飲其□一</w:t>
      </w:r>
      <w:del w:id="18" w:author="Guangyu Zhu" w:date="2025-12-21T20:26:00Z" w16du:dateUtc="2025-12-21T12:26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ins w:id="19" w:author="Guangyu Zhu" w:date="2025-12-21T20:26:00Z" w16du:dateUtc="2025-12-21T12:26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r w:rsidRPr="001B3DA9">
        <w:rPr>
          <w:rFonts w:ascii="宋体" w:eastAsia="宋体" w:hAnsi="宋体" w:hint="eastAsia"/>
          <w:sz w:val="30"/>
          <w:szCs w:val="30"/>
        </w:rPr>
        <w:t>（杯），令人終身不</w:t>
      </w:r>
      <w:ins w:id="20" w:author="Guangyu Zhu" w:date="2025-12-21T20:27:00Z" w16du:dateUtc="2025-12-21T12:27:00Z">
        <w:r w:rsidR="001B3DA9">
          <w:rPr>
            <w:rFonts w:ascii="宋体" w:eastAsia="宋体" w:hAnsi="宋体" w:hint="eastAsia"/>
            <w:sz w:val="30"/>
            <w:szCs w:val="30"/>
          </w:rPr>
          <w:t>䰍</w:t>
        </w:r>
      </w:ins>
      <w:del w:id="21" w:author="Guangyu Zhu" w:date="2025-12-21T20:26:00Z" w16du:dateUtc="2025-12-21T12:26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鬃</w:delText>
        </w:r>
      </w:del>
      <w:r w:rsidRPr="001B3DA9">
        <w:rPr>
          <w:rFonts w:ascii="宋体" w:eastAsia="宋体" w:hAnsi="宋体" w:hint="eastAsia"/>
          <w:sz w:val="30"/>
          <w:szCs w:val="30"/>
        </w:rPr>
        <w:t>。”</w:t>
      </w:r>
    </w:p>
    <w:p w14:paraId="74414104" w14:textId="4B2AE366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《蠱》：“</w:t>
      </w:r>
      <w:del w:id="22" w:author="Guangyu Zhu" w:date="2025-12-21T20:27:00Z" w16du:dateUtc="2025-12-21T12:27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清</w:delText>
        </w:r>
      </w:del>
      <w:ins w:id="23" w:author="Guangyu Zhu" w:date="2025-12-21T20:27:00Z" w16du:dateUtc="2025-12-21T12:27:00Z">
        <w:r w:rsidR="001B3DA9">
          <w:rPr>
            <w:rFonts w:ascii="宋体" w:eastAsia="宋体" w:hAnsi="宋体" w:hint="eastAsia"/>
            <w:sz w:val="30"/>
            <w:szCs w:val="30"/>
          </w:rPr>
          <w:t>漬</w:t>
        </w:r>
      </w:ins>
      <w:r w:rsidRPr="001B3DA9">
        <w:rPr>
          <w:rFonts w:ascii="宋体" w:eastAsia="宋体" w:hAnsi="宋体" w:hint="eastAsia"/>
          <w:sz w:val="30"/>
          <w:szCs w:val="30"/>
        </w:rPr>
        <w:t>女子未嘗丈夫者</w:t>
      </w:r>
      <w:r w:rsidRPr="001B3DA9">
        <w:rPr>
          <w:rFonts w:ascii="宋体" w:eastAsia="宋体" w:hAnsi="宋体" w:hint="eastAsia"/>
          <w:sz w:val="30"/>
          <w:szCs w:val="30"/>
          <w:bdr w:val="single" w:sz="4" w:space="0" w:color="auto"/>
          <w:rPrChange w:id="24" w:author="Guangyu Zhu" w:date="2025-12-21T20:27:00Z" w16du:dateUtc="2025-12-21T12:27:00Z">
            <w:rPr>
              <w:rFonts w:ascii="宋体" w:eastAsia="宋体" w:hAnsi="宋体" w:hint="eastAsia"/>
              <w:sz w:val="30"/>
              <w:szCs w:val="30"/>
            </w:rPr>
          </w:rPrChange>
        </w:rPr>
        <w:t>布</w:t>
      </w:r>
      <w:r w:rsidRPr="001B3DA9">
        <w:rPr>
          <w:rFonts w:ascii="宋体" w:eastAsia="宋体" w:hAnsi="宋体" w:hint="eastAsia"/>
          <w:sz w:val="30"/>
          <w:szCs w:val="30"/>
        </w:rPr>
        <w:t>□□</w:t>
      </w:r>
      <w:del w:id="25" w:author="Guangyu Zhu" w:date="2025-12-21T20:27:00Z" w16du:dateUtc="2025-12-21T12:27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ins w:id="26" w:author="Guangyu Zhu" w:date="2025-12-21T20:27:00Z" w16du:dateUtc="2025-12-21T12:27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r w:rsidRPr="001B3DA9">
        <w:rPr>
          <w:rFonts w:ascii="宋体" w:eastAsia="宋体" w:hAnsi="宋体" w:hint="eastAsia"/>
          <w:sz w:val="30"/>
          <w:szCs w:val="30"/>
        </w:rPr>
        <w:t>（杯），冶桂入中。”</w:t>
      </w:r>
    </w:p>
    <w:p w14:paraId="56AE9D9A" w14:textId="2DA2C285" w:rsidR="001B3DA9" w:rsidRDefault="00BB6156" w:rsidP="00BB6156">
      <w:pPr>
        <w:rPr>
          <w:ins w:id="27" w:author="Guangyu Zhu" w:date="2025-12-21T20:27:00Z" w16du:dateUtc="2025-12-21T12:27:00Z"/>
          <w:rFonts w:ascii="宋体" w:eastAsia="宋体" w:hAnsi="宋体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《養生方》：“以餔食飲一</w:t>
      </w:r>
      <w:del w:id="28" w:author="Guangyu Zhu" w:date="2025-12-21T20:28:00Z" w16du:dateUtc="2025-12-21T12:28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ins w:id="29" w:author="Guangyu Zhu" w:date="2025-12-21T20:28:00Z" w16du:dateUtc="2025-12-21T12:28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r w:rsidRPr="001B3DA9">
        <w:rPr>
          <w:rFonts w:ascii="宋体" w:eastAsia="宋体" w:hAnsi="宋体" w:hint="eastAsia"/>
          <w:sz w:val="30"/>
          <w:szCs w:val="30"/>
        </w:rPr>
        <w:t>（杯）。”</w:t>
      </w:r>
    </w:p>
    <w:p w14:paraId="0668232E" w14:textId="04589DE9" w:rsidR="00BB6156" w:rsidRPr="001B3DA9" w:rsidRDefault="00BB6156" w:rsidP="00BB6156">
      <w:pPr>
        <w:rPr>
          <w:rFonts w:ascii="宋体" w:eastAsia="宋体" w:hAnsi="宋体" w:hint="eastAsia"/>
          <w:b/>
          <w:bCs/>
          <w:sz w:val="30"/>
          <w:szCs w:val="30"/>
          <w:rPrChange w:id="30" w:author="Guangyu Zhu" w:date="2025-12-21T20:27:00Z" w16du:dateUtc="2025-12-21T12:2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B3DA9">
        <w:rPr>
          <w:rFonts w:ascii="宋体" w:eastAsia="宋体" w:hAnsi="宋体" w:hint="eastAsia"/>
          <w:b/>
          <w:bCs/>
          <w:sz w:val="30"/>
          <w:szCs w:val="30"/>
          <w:rPrChange w:id="31" w:author="Guangyu Zhu" w:date="2025-12-21T20:27:00Z" w16du:dateUtc="2025-12-21T12:27:00Z">
            <w:rPr>
              <w:rFonts w:ascii="宋体" w:eastAsia="宋体" w:hAnsi="宋体" w:hint="eastAsia"/>
              <w:sz w:val="30"/>
              <w:szCs w:val="30"/>
            </w:rPr>
          </w:rPrChange>
        </w:rPr>
        <w:t>咅與衃</w:t>
      </w:r>
    </w:p>
    <w:p w14:paraId="641A3E67" w14:textId="0B62BE6F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《封診式》：“即置盎水中榣（搖）之，</w:t>
      </w:r>
      <w:del w:id="32" w:author="Guangyu Zhu" w:date="2025-12-21T20:28:00Z" w16du:dateUtc="2025-12-21T12:28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ins w:id="33" w:author="Guangyu Zhu" w:date="2025-12-21T20:28:00Z" w16du:dateUtc="2025-12-21T12:28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r w:rsidRPr="001B3DA9">
        <w:rPr>
          <w:rFonts w:ascii="宋体" w:eastAsia="宋体" w:hAnsi="宋体" w:hint="eastAsia"/>
          <w:sz w:val="30"/>
          <w:szCs w:val="30"/>
        </w:rPr>
        <w:t>（衃）血子殹（也）。”</w:t>
      </w:r>
    </w:p>
    <w:p w14:paraId="5DD8D314" w14:textId="1321AE31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《封診式》：“出水中有（又）</w:t>
      </w:r>
      <w:del w:id="34" w:author="Guangyu Zhu" w:date="2025-12-21T20:28:00Z" w16du:dateUtc="2025-12-21T12:28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音</w:delText>
        </w:r>
      </w:del>
      <w:ins w:id="35" w:author="Guangyu Zhu" w:date="2025-12-21T20:28:00Z" w16du:dateUtc="2025-12-21T12:28:00Z">
        <w:r w:rsidR="001B3DA9">
          <w:rPr>
            <w:rFonts w:ascii="宋体" w:eastAsia="宋体" w:hAnsi="宋体" w:hint="eastAsia"/>
            <w:sz w:val="30"/>
            <w:szCs w:val="30"/>
          </w:rPr>
          <w:t>咅</w:t>
        </w:r>
      </w:ins>
      <w:r w:rsidRPr="001B3DA9">
        <w:rPr>
          <w:rFonts w:ascii="宋体" w:eastAsia="宋体" w:hAnsi="宋体" w:hint="eastAsia"/>
          <w:sz w:val="30"/>
          <w:szCs w:val="30"/>
        </w:rPr>
        <w:t>（衃）血狀。”</w:t>
      </w:r>
    </w:p>
    <w:p w14:paraId="6226820D" w14:textId="77777777" w:rsidR="00BB6156" w:rsidRPr="001B3DA9" w:rsidRDefault="00BB6156" w:rsidP="00BB6156">
      <w:pPr>
        <w:rPr>
          <w:rFonts w:ascii="宋体" w:eastAsia="宋体" w:hAnsi="宋体" w:hint="eastAsia"/>
          <w:b/>
          <w:bCs/>
          <w:sz w:val="30"/>
          <w:szCs w:val="30"/>
          <w:rPrChange w:id="36" w:author="Guangyu Zhu" w:date="2025-12-21T20:28:00Z" w16du:dateUtc="2025-12-21T12:28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1B3DA9">
        <w:rPr>
          <w:rFonts w:ascii="宋体" w:eastAsia="宋体" w:hAnsi="宋体" w:hint="eastAsia"/>
          <w:b/>
          <w:bCs/>
          <w:sz w:val="30"/>
          <w:szCs w:val="30"/>
          <w:rPrChange w:id="37" w:author="Guangyu Zhu" w:date="2025-12-21T20:28:00Z" w16du:dateUtc="2025-12-21T12:28:00Z">
            <w:rPr>
              <w:rFonts w:ascii="宋体" w:eastAsia="宋体" w:hAnsi="宋体" w:hint="eastAsia"/>
              <w:sz w:val="30"/>
              <w:szCs w:val="30"/>
            </w:rPr>
          </w:rPrChange>
        </w:rPr>
        <w:t>倍與踣</w:t>
      </w:r>
    </w:p>
    <w:p w14:paraId="7A581A1D" w14:textId="1A2FB03D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《得之》：“</w:t>
      </w:r>
      <w:ins w:id="38" w:author="Guangyu Zhu" w:date="2025-12-21T20:30:00Z" w16du:dateUtc="2025-12-21T12:30:00Z">
        <w:r w:rsidR="001B3DA9" w:rsidRPr="001B3DA9">
          <w:rPr>
            <w:rFonts w:ascii="宋体" w:eastAsia="宋体" w:hAnsi="宋体" w:hint="eastAsia"/>
            <w:sz w:val="30"/>
            <w:szCs w:val="30"/>
          </w:rPr>
          <w:t>⿴文干</w:t>
        </w:r>
      </w:ins>
      <w:del w:id="39" w:author="Guangyu Zhu" w:date="2025-12-21T20:30:00Z" w16du:dateUtc="2025-12-21T12:30:00Z">
        <w:r w:rsidRPr="001B3DA9" w:rsidDel="001B3DA9">
          <w:rPr>
            <w:rFonts w:ascii="宋体" w:eastAsia="宋体" w:hAnsi="宋体" w:hint="eastAsia"/>
            <w:sz w:val="30"/>
            <w:szCs w:val="30"/>
          </w:rPr>
          <w:delText>支</w:delText>
        </w:r>
      </w:del>
      <w:r w:rsidRPr="001B3DA9">
        <w:rPr>
          <w:rFonts w:ascii="宋体" w:eastAsia="宋体" w:hAnsi="宋体" w:hint="eastAsia"/>
          <w:sz w:val="30"/>
          <w:szCs w:val="30"/>
        </w:rPr>
        <w:t>弗聽，即捽倍（踣）</w:t>
      </w:r>
      <w:ins w:id="40" w:author="Guangyu Zhu" w:date="2025-12-21T20:32:00Z" w16du:dateUtc="2025-12-21T12:32:00Z">
        <w:r w:rsidR="00E53F6A" w:rsidRPr="00E53F6A">
          <w:rPr>
            <w:rFonts w:ascii="SimSun-ExtB" w:eastAsia="SimSun-ExtB" w:hAnsi="SimSun-ExtB" w:cs="SimSun-ExtB" w:hint="eastAsia"/>
            <w:sz w:val="30"/>
            <w:szCs w:val="30"/>
          </w:rPr>
          <w:t>𢇩</w:t>
        </w:r>
      </w:ins>
      <w:r w:rsidRPr="001B3DA9">
        <w:rPr>
          <w:rFonts w:ascii="宋体" w:eastAsia="宋体" w:hAnsi="宋体" w:hint="eastAsia"/>
          <w:sz w:val="30"/>
          <w:szCs w:val="30"/>
        </w:rPr>
        <w:t>（</w:t>
      </w:r>
      <w:del w:id="41" w:author="Guangyu Zhu" w:date="2025-12-21T20:32:00Z" w16du:dateUtc="2025-12-21T12:32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屏</w:delText>
        </w:r>
      </w:del>
      <w:ins w:id="42" w:author="Guangyu Zhu" w:date="2025-12-21T20:32:00Z" w16du:dateUtc="2025-12-21T12:32:00Z">
        <w:r w:rsidR="00E53F6A">
          <w:rPr>
            <w:rFonts w:ascii="宋体" w:eastAsia="宋体" w:hAnsi="宋体" w:hint="eastAsia"/>
            <w:sz w:val="30"/>
            <w:szCs w:val="30"/>
          </w:rPr>
          <w:t>㕃</w:t>
        </w:r>
      </w:ins>
      <w:r w:rsidRPr="001B3DA9">
        <w:rPr>
          <w:rFonts w:ascii="宋体" w:eastAsia="宋体" w:hAnsi="宋体" w:hint="eastAsia"/>
          <w:sz w:val="30"/>
          <w:szCs w:val="30"/>
        </w:rPr>
        <w:t>）</w:t>
      </w:r>
      <w:ins w:id="43" w:author="Guangyu Zhu" w:date="2025-12-21T20:33:00Z" w16du:dateUtc="2025-12-21T12:33:00Z">
        <w:r w:rsidR="00E53F6A" w:rsidRPr="001B3DA9">
          <w:rPr>
            <w:rFonts w:ascii="宋体" w:eastAsia="宋体" w:hAnsi="宋体" w:hint="eastAsia"/>
            <w:sz w:val="30"/>
            <w:szCs w:val="30"/>
          </w:rPr>
          <w:t>⿴文干</w:t>
        </w:r>
      </w:ins>
      <w:del w:id="44" w:author="Guangyu Zhu" w:date="2025-12-21T20:33:00Z" w16du:dateUtc="2025-12-21T12:33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支</w:delText>
        </w:r>
      </w:del>
      <w:r w:rsidRPr="001B3DA9">
        <w:rPr>
          <w:rFonts w:ascii="宋体" w:eastAsia="宋体" w:hAnsi="宋体" w:hint="eastAsia"/>
          <w:sz w:val="30"/>
          <w:szCs w:val="30"/>
        </w:rPr>
        <w:t>，欲強與</w:t>
      </w:r>
      <w:ins w:id="45" w:author="Guangyu Zhu" w:date="2025-12-21T20:33:00Z" w16du:dateUtc="2025-12-21T12:33:00Z">
        <w:r w:rsidR="00E53F6A" w:rsidRPr="001B3DA9">
          <w:rPr>
            <w:rFonts w:ascii="宋体" w:eastAsia="宋体" w:hAnsi="宋体" w:hint="eastAsia"/>
            <w:sz w:val="30"/>
            <w:szCs w:val="30"/>
          </w:rPr>
          <w:t>⿴文干</w:t>
        </w:r>
      </w:ins>
      <w:del w:id="46" w:author="Guangyu Zhu" w:date="2025-12-21T20:33:00Z" w16du:dateUtc="2025-12-21T12:33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支</w:delText>
        </w:r>
      </w:del>
      <w:r w:rsidRPr="001B3DA9">
        <w:rPr>
          <w:rFonts w:ascii="宋体" w:eastAsia="宋体" w:hAnsi="宋体" w:hint="eastAsia"/>
          <w:sz w:val="30"/>
          <w:szCs w:val="30"/>
        </w:rPr>
        <w:t>奸。”</w:t>
      </w:r>
    </w:p>
    <w:p w14:paraId="20EED23C" w14:textId="77777777" w:rsidR="00BB6156" w:rsidRPr="00E53F6A" w:rsidRDefault="00BB6156" w:rsidP="00BB6156">
      <w:pPr>
        <w:rPr>
          <w:rFonts w:ascii="宋体" w:eastAsia="宋体" w:hAnsi="宋体" w:hint="eastAsia"/>
          <w:b/>
          <w:bCs/>
          <w:sz w:val="30"/>
          <w:szCs w:val="30"/>
          <w:rPrChange w:id="47" w:author="Guangyu Zhu" w:date="2025-12-21T20:33:00Z" w16du:dateUtc="2025-12-21T12:3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E53F6A">
        <w:rPr>
          <w:rFonts w:ascii="宋体" w:eastAsia="宋体" w:hAnsi="宋体" w:hint="eastAsia"/>
          <w:b/>
          <w:bCs/>
          <w:sz w:val="30"/>
          <w:szCs w:val="30"/>
          <w:rPrChange w:id="48" w:author="Guangyu Zhu" w:date="2025-12-21T20:33:00Z" w16du:dateUtc="2025-12-21T12:33:00Z">
            <w:rPr>
              <w:rFonts w:ascii="宋体" w:eastAsia="宋体" w:hAnsi="宋体" w:hint="eastAsia"/>
              <w:sz w:val="30"/>
              <w:szCs w:val="30"/>
            </w:rPr>
          </w:rPrChange>
        </w:rPr>
        <w:t>倍與背</w:t>
      </w:r>
    </w:p>
    <w:p w14:paraId="0503F97A" w14:textId="69001601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《第二組》：“發</w:t>
      </w:r>
      <w:ins w:id="49" w:author="Guangyu Zhu" w:date="2025-12-21T20:34:00Z" w16du:dateUtc="2025-12-21T12:34:00Z">
        <w:r w:rsidR="00E53F6A" w:rsidRPr="00E53F6A">
          <w:rPr>
            <w:rFonts w:ascii="宋体" w:eastAsia="宋体" w:hAnsi="宋体" w:hint="eastAsia"/>
            <w:sz w:val="30"/>
            <w:szCs w:val="30"/>
          </w:rPr>
          <w:t>⿰⿱爫言系</w:t>
        </w:r>
      </w:ins>
      <w:del w:id="50" w:author="Guangyu Zhu" w:date="2025-12-21T20:33:00Z" w16du:dateUtc="2025-12-21T12:33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繇</w:delText>
        </w:r>
      </w:del>
      <w:r w:rsidRPr="001B3DA9">
        <w:rPr>
          <w:rFonts w:ascii="宋体" w:eastAsia="宋体" w:hAnsi="宋体" w:hint="eastAsia"/>
          <w:sz w:val="30"/>
          <w:szCs w:val="30"/>
        </w:rPr>
        <w:t>（徭），自不更以下</w:t>
      </w:r>
      <w:ins w:id="51" w:author="Guangyu Zhu" w:date="2025-12-21T20:34:00Z" w16du:dateUtc="2025-12-21T12:34:00Z">
        <w:r w:rsidR="00E53F6A" w:rsidRPr="00E53F6A">
          <w:rPr>
            <w:rFonts w:ascii="宋体" w:eastAsia="宋体" w:hAnsi="宋体" w:hint="eastAsia"/>
            <w:sz w:val="30"/>
            <w:szCs w:val="30"/>
          </w:rPr>
          <w:t>⿰⿱爫言系</w:t>
        </w:r>
      </w:ins>
      <w:del w:id="52" w:author="Guangyu Zhu" w:date="2025-12-21T20:34:00Z" w16du:dateUtc="2025-12-21T12:34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繇</w:delText>
        </w:r>
      </w:del>
      <w:r w:rsidRPr="001B3DA9">
        <w:rPr>
          <w:rFonts w:ascii="宋体" w:eastAsia="宋体" w:hAnsi="宋体" w:hint="eastAsia"/>
          <w:sz w:val="30"/>
          <w:szCs w:val="30"/>
        </w:rPr>
        <w:t>（徭）戍，自一日以上盡券書，及署于牒，將陽倍（背）事者亦署之。”</w:t>
      </w:r>
    </w:p>
    <w:p w14:paraId="04868136" w14:textId="77777777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《蓋廬》：“倍（背）陵而軍，命曰乘埶(勢)。”</w:t>
      </w:r>
    </w:p>
    <w:p w14:paraId="4C3F9F00" w14:textId="77777777" w:rsidR="00E53F6A" w:rsidRDefault="00BB6156" w:rsidP="00BB6156">
      <w:pPr>
        <w:rPr>
          <w:ins w:id="53" w:author="Guangyu Zhu" w:date="2025-12-21T20:35:00Z" w16du:dateUtc="2025-12-21T12:35:00Z"/>
          <w:rFonts w:ascii="宋体" w:eastAsia="宋体" w:hAnsi="宋体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《蓋廬》：“倍（背）水而軍，命曰絕紀。”</w:t>
      </w:r>
    </w:p>
    <w:p w14:paraId="37179776" w14:textId="6B919CF7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《蓋廬》：“晝倍（背）日、夜倍（背）月可以戰，是胃（謂）用天之八時。”</w:t>
      </w:r>
    </w:p>
    <w:p w14:paraId="1F1A4F1A" w14:textId="77777777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《蓋廬》：“左太歲、右五行可以戰，前赤鳥、後倍（背）天鼓可</w:t>
      </w:r>
      <w:r w:rsidRPr="001B3DA9">
        <w:rPr>
          <w:rFonts w:ascii="宋体" w:eastAsia="宋体" w:hAnsi="宋体" w:hint="eastAsia"/>
          <w:sz w:val="30"/>
          <w:szCs w:val="30"/>
        </w:rPr>
        <w:lastRenderedPageBreak/>
        <w:t>以戰。”</w:t>
      </w:r>
    </w:p>
    <w:p w14:paraId="4F596BFD" w14:textId="77777777" w:rsidR="00BB6156" w:rsidRPr="001B3DA9" w:rsidRDefault="00BB6156" w:rsidP="00BB6156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《蓋廬》：“壹左壹右、壹逆再倍（背）可以戰，是胃（謂）順天之時。”</w:t>
      </w:r>
    </w:p>
    <w:p w14:paraId="03A4738F" w14:textId="440D5602" w:rsidR="00854E9D" w:rsidRPr="001B3DA9" w:rsidRDefault="00BB6156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《蓋廬》：“此胃（謂）倍（背）生擊死，</w:t>
      </w:r>
      <w:r w:rsidR="00854E9D" w:rsidRPr="001B3DA9">
        <w:rPr>
          <w:rFonts w:ascii="宋体" w:eastAsia="宋体" w:hAnsi="宋体" w:hint="eastAsia"/>
          <w:sz w:val="30"/>
          <w:szCs w:val="30"/>
        </w:rPr>
        <w:t>此四時勝也。”</w:t>
      </w:r>
    </w:p>
    <w:p w14:paraId="48E8DF82" w14:textId="77777777" w:rsidR="00E53F6A" w:rsidRDefault="00854E9D" w:rsidP="00854E9D">
      <w:pPr>
        <w:rPr>
          <w:ins w:id="54" w:author="Guangyu Zhu" w:date="2025-12-21T20:37:00Z" w16du:dateUtc="2025-12-21T12:37:00Z"/>
          <w:rFonts w:ascii="宋体" w:eastAsia="宋体" w:hAnsi="宋体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《戰國三》：“勺（趙）以（已）用薛公、徐爲之謀謹齊，故齊</w:t>
      </w:r>
      <w:del w:id="55" w:author="Guangyu Zhu" w:date="2025-12-21T20:37:00Z" w16du:dateUtc="2025-12-21T12:37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超</w:delText>
        </w:r>
      </w:del>
      <w:ins w:id="56" w:author="Guangyu Zhu" w:date="2025-12-21T20:37:00Z" w16du:dateUtc="2025-12-21T12:37:00Z">
        <w:r w:rsidR="00E53F6A" w:rsidRPr="00E53F6A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57" w:author="Guangyu Zhu" w:date="2025-12-21T20:37:00Z" w16du:dateUtc="2025-12-21T12:3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趙</w:t>
        </w:r>
      </w:ins>
      <w:r w:rsidRPr="001B3DA9">
        <w:rPr>
          <w:rFonts w:ascii="宋体" w:eastAsia="宋体" w:hAnsi="宋体" w:hint="eastAsia"/>
          <w:sz w:val="30"/>
          <w:szCs w:val="30"/>
        </w:rPr>
        <w:t>相倍（背）也。”</w:t>
      </w:r>
    </w:p>
    <w:p w14:paraId="56F1F7B6" w14:textId="4D517456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《戰國一五》：“夫輕倍（背）楚、趙之兵，陵七刃（仞）之城，犯卅萬之眾。”</w:t>
      </w:r>
    </w:p>
    <w:p w14:paraId="2CFE4EA9" w14:textId="77777777" w:rsidR="00E53F6A" w:rsidRDefault="00854E9D" w:rsidP="00854E9D">
      <w:pPr>
        <w:rPr>
          <w:ins w:id="58" w:author="Guangyu Zhu" w:date="2025-12-21T20:38:00Z" w16du:dateUtc="2025-12-21T12:38:00Z"/>
          <w:rFonts w:ascii="宋体" w:eastAsia="宋体" w:hAnsi="宋体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《戰國一六》：“倍（背）鄴、朝歌，絕漳、鋪（滏）</w:t>
      </w:r>
      <w:r w:rsidRPr="00E53F6A">
        <w:rPr>
          <w:rFonts w:ascii="宋体" w:eastAsia="宋体" w:hAnsi="宋体" w:hint="eastAsia"/>
          <w:sz w:val="30"/>
          <w:szCs w:val="30"/>
          <w:bdr w:val="single" w:sz="4" w:space="0" w:color="auto"/>
          <w:rPrChange w:id="59" w:author="Guangyu Zhu" w:date="2025-12-21T20:38:00Z" w16du:dateUtc="2025-12-21T12:38:00Z">
            <w:rPr>
              <w:rFonts w:ascii="宋体" w:eastAsia="宋体" w:hAnsi="宋体" w:hint="eastAsia"/>
              <w:sz w:val="30"/>
              <w:szCs w:val="30"/>
            </w:rPr>
          </w:rPrChange>
        </w:rPr>
        <w:t>水</w:t>
      </w:r>
      <w:r w:rsidRPr="001B3DA9">
        <w:rPr>
          <w:rFonts w:ascii="宋体" w:eastAsia="宋体" w:hAnsi="宋体" w:hint="eastAsia"/>
          <w:sz w:val="30"/>
          <w:szCs w:val="30"/>
        </w:rPr>
        <w:t>，</w:t>
      </w:r>
      <w:r w:rsidRPr="00E53F6A">
        <w:rPr>
          <w:rFonts w:ascii="宋体" w:eastAsia="宋体" w:hAnsi="宋体" w:hint="eastAsia"/>
          <w:sz w:val="30"/>
          <w:szCs w:val="30"/>
          <w:bdr w:val="single" w:sz="4" w:space="0" w:color="auto"/>
          <w:rPrChange w:id="60" w:author="Guangyu Zhu" w:date="2025-12-21T20:38:00Z" w16du:dateUtc="2025-12-21T12:38:00Z">
            <w:rPr>
              <w:rFonts w:ascii="宋体" w:eastAsia="宋体" w:hAnsi="宋体" w:hint="eastAsia"/>
              <w:sz w:val="30"/>
              <w:szCs w:val="30"/>
            </w:rPr>
          </w:rPrChange>
        </w:rPr>
        <w:t>與趙兵决於</w:t>
      </w:r>
      <w:r w:rsidRPr="001B3DA9">
        <w:rPr>
          <w:rFonts w:ascii="宋体" w:eastAsia="宋体" w:hAnsi="宋体" w:hint="eastAsia"/>
          <w:sz w:val="30"/>
          <w:szCs w:val="30"/>
        </w:rPr>
        <w:t>邯鄲之鄗（郊）。”</w:t>
      </w:r>
    </w:p>
    <w:p w14:paraId="12056CC2" w14:textId="77777777" w:rsidR="00E53F6A" w:rsidRDefault="00854E9D" w:rsidP="00854E9D">
      <w:pPr>
        <w:rPr>
          <w:ins w:id="61" w:author="Guangyu Zhu" w:date="2025-12-21T20:38:00Z" w16du:dateUtc="2025-12-21T12:38:00Z"/>
          <w:rFonts w:ascii="宋体" w:eastAsia="宋体" w:hAnsi="宋体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《戰國一六》：“倍（背）大粱（梁），右蔡、召，兵&lt;與&gt;楚兵夬（決）於陳鄗（郊）。”</w:t>
      </w:r>
    </w:p>
    <w:p w14:paraId="1BB8D4E4" w14:textId="3ADED7B1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《戰國一七》：“晉國不敢倍（背）秦伐齊，有（又）不敢倍（背）秦收齊。”</w:t>
      </w:r>
    </w:p>
    <w:p w14:paraId="1CCBE527" w14:textId="4D19FE70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《戰國二六》：“秦必不倍（背）粱（梁）而</w:t>
      </w:r>
      <w:del w:id="62" w:author="Guangyu Zhu" w:date="2025-12-21T20:39:00Z" w16du:dateUtc="2025-12-21T12:39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束</w:delText>
        </w:r>
      </w:del>
      <w:ins w:id="63" w:author="Guangyu Zhu" w:date="2025-12-21T20:39:00Z" w16du:dateUtc="2025-12-21T12:39:00Z">
        <w:r w:rsidR="00E53F6A">
          <w:rPr>
            <w:rFonts w:ascii="宋体" w:eastAsia="宋体" w:hAnsi="宋体" w:hint="eastAsia"/>
            <w:sz w:val="30"/>
            <w:szCs w:val="30"/>
          </w:rPr>
          <w:t>東</w:t>
        </w:r>
      </w:ins>
      <w:r w:rsidRPr="001B3DA9">
        <w:rPr>
          <w:rFonts w:ascii="宋体" w:eastAsia="宋体" w:hAnsi="宋体" w:hint="eastAsia"/>
          <w:sz w:val="30"/>
          <w:szCs w:val="30"/>
        </w:rPr>
        <w:t>，是何也？”</w:t>
      </w:r>
    </w:p>
    <w:p w14:paraId="5522D718" w14:textId="77777777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《軍爭》：“倍（背）丘勿迎，詳（佯）北勿從，圍師遺闕，歸師勿謁（遏）。”</w:t>
      </w:r>
    </w:p>
    <w:p w14:paraId="34A289F6" w14:textId="77777777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《行軍》：“陵丘隄防處其陽，而右倍（背）之。”</w:t>
      </w:r>
    </w:p>
    <w:p w14:paraId="5A937ED4" w14:textId="77777777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《九地》：“入人之地深，倍（背）城邑多者，爲重。”</w:t>
      </w:r>
    </w:p>
    <w:p w14:paraId="67756A66" w14:textId="0091DC2C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《九地》：“倍（背）固前隘</w:t>
      </w:r>
      <w:r w:rsidRPr="00E53F6A">
        <w:rPr>
          <w:rFonts w:ascii="宋体" w:eastAsia="宋体" w:hAnsi="宋体" w:hint="eastAsia"/>
          <w:sz w:val="30"/>
          <w:szCs w:val="30"/>
          <w:bdr w:val="single" w:sz="4" w:space="0" w:color="auto"/>
          <w:rPrChange w:id="64" w:author="Guangyu Zhu" w:date="2025-12-21T20:39:00Z" w16du:dateUtc="2025-12-21T12:39:00Z">
            <w:rPr>
              <w:rFonts w:ascii="宋体" w:eastAsia="宋体" w:hAnsi="宋体" w:hint="eastAsia"/>
              <w:sz w:val="30"/>
              <w:szCs w:val="30"/>
            </w:rPr>
          </w:rPrChange>
        </w:rPr>
        <w:t>者</w:t>
      </w:r>
      <w:r w:rsidRPr="001B3DA9">
        <w:rPr>
          <w:rFonts w:ascii="宋体" w:eastAsia="宋体" w:hAnsi="宋体" w:hint="eastAsia"/>
          <w:sz w:val="30"/>
          <w:szCs w:val="30"/>
        </w:rPr>
        <w:t>，</w:t>
      </w:r>
      <w:del w:id="65" w:author="Guangyu Zhu" w:date="2025-12-21T20:39:00Z" w16du:dateUtc="2025-12-21T12:39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园</w:delText>
        </w:r>
      </w:del>
      <w:ins w:id="66" w:author="Guangyu Zhu" w:date="2025-12-21T20:39:00Z" w16du:dateUtc="2025-12-21T12:39:00Z">
        <w:r w:rsidR="00E53F6A" w:rsidRPr="00E53F6A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67" w:author="Guangyu Zhu" w:date="2025-12-21T20:40:00Z" w16du:dateUtc="2025-12-21T12:40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圍</w:t>
        </w:r>
      </w:ins>
      <w:r w:rsidRPr="001B3DA9">
        <w:rPr>
          <w:rFonts w:ascii="宋体" w:eastAsia="宋体" w:hAnsi="宋体" w:hint="eastAsia"/>
          <w:sz w:val="30"/>
          <w:szCs w:val="30"/>
        </w:rPr>
        <w:t>地也；倍（背）固前適（敵）者，死地也。”</w:t>
      </w:r>
    </w:p>
    <w:p w14:paraId="1E7FADAA" w14:textId="25FF94D7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《黃帝伐赤帝》：“戰於反（阪）山之原（泉），右陰，顺術，倍</w:t>
      </w:r>
      <w:r w:rsidRPr="001B3DA9">
        <w:rPr>
          <w:rFonts w:ascii="宋体" w:eastAsia="宋体" w:hAnsi="宋体" w:hint="eastAsia"/>
          <w:sz w:val="30"/>
          <w:szCs w:val="30"/>
        </w:rPr>
        <w:lastRenderedPageBreak/>
        <w:t>（背）衝，大</w:t>
      </w:r>
      <w:del w:id="68" w:author="Guangyu Zhu" w:date="2025-12-21T20:40:00Z" w16du:dateUtc="2025-12-21T12:40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威</w:delText>
        </w:r>
      </w:del>
      <w:ins w:id="69" w:author="Guangyu Zhu" w:date="2025-12-21T20:40:00Z" w16du:dateUtc="2025-12-21T12:40:00Z">
        <w:r w:rsidR="00E53F6A">
          <w:rPr>
            <w:rFonts w:ascii="宋体" w:eastAsia="宋体" w:hAnsi="宋体" w:hint="eastAsia"/>
            <w:sz w:val="30"/>
            <w:szCs w:val="30"/>
          </w:rPr>
          <w:t>烕</w:t>
        </w:r>
      </w:ins>
      <w:r w:rsidRPr="001B3DA9">
        <w:rPr>
          <w:rFonts w:ascii="宋体" w:eastAsia="宋体" w:hAnsi="宋体" w:hint="eastAsia"/>
          <w:sz w:val="30"/>
          <w:szCs w:val="30"/>
        </w:rPr>
        <w:t>（滅）有之。”</w:t>
      </w:r>
    </w:p>
    <w:p w14:paraId="233607BC" w14:textId="26747802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《黃帝伐赤帝》：“</w:t>
      </w:r>
      <w:del w:id="70" w:author="Guangyu Zhu" w:date="2025-12-21T20:40:00Z" w16du:dateUtc="2025-12-21T12:40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石</w:delText>
        </w:r>
      </w:del>
      <w:ins w:id="71" w:author="Guangyu Zhu" w:date="2025-12-21T20:40:00Z" w16du:dateUtc="2025-12-21T12:40:00Z">
        <w:r w:rsidR="00E53F6A">
          <w:rPr>
            <w:rFonts w:ascii="宋体" w:eastAsia="宋体" w:hAnsi="宋体" w:hint="eastAsia"/>
            <w:sz w:val="30"/>
            <w:szCs w:val="30"/>
          </w:rPr>
          <w:t>右</w:t>
        </w:r>
      </w:ins>
      <w:r w:rsidRPr="001B3DA9">
        <w:rPr>
          <w:rFonts w:ascii="宋体" w:eastAsia="宋体" w:hAnsi="宋体" w:hint="eastAsia"/>
          <w:sz w:val="30"/>
          <w:szCs w:val="30"/>
        </w:rPr>
        <w:t>陰，順術，倍（背）衝，大</w:t>
      </w:r>
      <w:ins w:id="72" w:author="Guangyu Zhu" w:date="2025-12-21T20:41:00Z" w16du:dateUtc="2025-12-21T12:41:00Z">
        <w:r w:rsidR="00E53F6A">
          <w:rPr>
            <w:rFonts w:ascii="宋体" w:eastAsia="宋体" w:hAnsi="宋体" w:hint="eastAsia"/>
            <w:sz w:val="30"/>
            <w:szCs w:val="30"/>
          </w:rPr>
          <w:t>烕</w:t>
        </w:r>
      </w:ins>
      <w:del w:id="73" w:author="Guangyu Zhu" w:date="2025-12-21T20:41:00Z" w16du:dateUtc="2025-12-21T12:41:00Z">
        <w:r w:rsidRPr="001B3DA9" w:rsidDel="00E53F6A">
          <w:rPr>
            <w:rFonts w:ascii="宋体" w:eastAsia="宋体" w:hAnsi="宋体" w:hint="eastAsia"/>
            <w:sz w:val="30"/>
            <w:szCs w:val="30"/>
          </w:rPr>
          <w:delText>威</w:delText>
        </w:r>
      </w:del>
      <w:r w:rsidRPr="001B3DA9">
        <w:rPr>
          <w:rFonts w:ascii="宋体" w:eastAsia="宋体" w:hAnsi="宋体" w:hint="eastAsia"/>
          <w:sz w:val="30"/>
          <w:szCs w:val="30"/>
        </w:rPr>
        <w:t>（滅）</w:t>
      </w:r>
      <w:r w:rsidRPr="00841BB4">
        <w:rPr>
          <w:rFonts w:ascii="宋体" w:eastAsia="宋体" w:hAnsi="宋体" w:hint="eastAsia"/>
          <w:sz w:val="30"/>
          <w:szCs w:val="30"/>
          <w:bdr w:val="single" w:sz="4" w:space="0" w:color="auto"/>
          <w:rPrChange w:id="74" w:author="Guangyu Zhu" w:date="2025-12-21T20:41:00Z" w16du:dateUtc="2025-12-21T12:41:00Z">
            <w:rPr>
              <w:rFonts w:ascii="宋体" w:eastAsia="宋体" w:hAnsi="宋体" w:hint="eastAsia"/>
              <w:sz w:val="30"/>
              <w:szCs w:val="30"/>
            </w:rPr>
          </w:rPrChange>
        </w:rPr>
        <w:t>有之</w:t>
      </w:r>
      <w:r w:rsidRPr="001B3DA9">
        <w:rPr>
          <w:rFonts w:ascii="宋体" w:eastAsia="宋体" w:hAnsi="宋体" w:hint="eastAsia"/>
          <w:sz w:val="30"/>
          <w:szCs w:val="30"/>
        </w:rPr>
        <w:t>。”</w:t>
      </w:r>
    </w:p>
    <w:p w14:paraId="6AD37AE1" w14:textId="4E815F26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《黃帝伐赤帝》：“戰于薄田，右陰，順術，倍（背）衝，大</w:t>
      </w:r>
      <w:del w:id="75" w:author="Guangyu Zhu" w:date="2025-12-21T20:41:00Z" w16du:dateUtc="2025-12-21T12:41:00Z">
        <w:r w:rsidRPr="001B3DA9" w:rsidDel="00841BB4">
          <w:rPr>
            <w:rFonts w:ascii="宋体" w:eastAsia="宋体" w:hAnsi="宋体" w:hint="eastAsia"/>
            <w:sz w:val="30"/>
            <w:szCs w:val="30"/>
          </w:rPr>
          <w:delText>威</w:delText>
        </w:r>
      </w:del>
      <w:ins w:id="76" w:author="Guangyu Zhu" w:date="2025-12-21T20:41:00Z" w16du:dateUtc="2025-12-21T12:41:00Z">
        <w:r w:rsidR="00841BB4">
          <w:rPr>
            <w:rFonts w:ascii="宋体" w:eastAsia="宋体" w:hAnsi="宋体" w:hint="eastAsia"/>
            <w:sz w:val="30"/>
            <w:szCs w:val="30"/>
          </w:rPr>
          <w:t>烕</w:t>
        </w:r>
      </w:ins>
      <w:r w:rsidRPr="001B3DA9">
        <w:rPr>
          <w:rFonts w:ascii="宋体" w:eastAsia="宋体" w:hAnsi="宋体" w:hint="eastAsia"/>
          <w:sz w:val="30"/>
          <w:szCs w:val="30"/>
        </w:rPr>
        <w:t>（滅）有之。”</w:t>
      </w:r>
    </w:p>
    <w:p w14:paraId="4E1E03CC" w14:textId="1B3D7AF6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《一類》：“倍（背）恿（痛）者，臥藥</w:t>
      </w:r>
      <w:ins w:id="77" w:author="Guangyu Zhu" w:date="2025-12-21T20:41:00Z" w16du:dateUtc="2025-12-21T12:41:00Z">
        <w:r w:rsidR="00841BB4" w:rsidRPr="00841BB4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78" w:author="Guangyu Zhu" w:date="2025-12-21T20:41:00Z" w16du:dateUtc="2025-12-21T12:4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中</w:t>
        </w:r>
      </w:ins>
      <w:r w:rsidRPr="001B3DA9">
        <w:rPr>
          <w:rFonts w:ascii="宋体" w:eastAsia="宋体" w:hAnsi="宋体" w:hint="eastAsia"/>
          <w:sz w:val="30"/>
          <w:szCs w:val="30"/>
        </w:rPr>
        <w:t>，當出血久瘀。”</w:t>
      </w:r>
    </w:p>
    <w:p w14:paraId="70847EE6" w14:textId="77777777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《恆失》：“善陳（敶），知倍（背）鄉（嚮），知地刑（形），而兵數困，不明於國勝兵勝者也。”</w:t>
      </w:r>
    </w:p>
    <w:p w14:paraId="26053CEF" w14:textId="77777777" w:rsidR="00854E9D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《雄牝城》：“城前名谷，倍（背）亢山，雄城也，不可攻也。”</w:t>
      </w:r>
    </w:p>
    <w:p w14:paraId="00E7314D" w14:textId="31FF6E92" w:rsidR="00BB6156" w:rsidRPr="001B3DA9" w:rsidRDefault="00854E9D" w:rsidP="00854E9D">
      <w:pPr>
        <w:rPr>
          <w:rFonts w:ascii="宋体" w:eastAsia="宋体" w:hAnsi="宋体" w:hint="eastAsia"/>
          <w:sz w:val="30"/>
          <w:szCs w:val="30"/>
        </w:rPr>
      </w:pPr>
      <w:r w:rsidRPr="001B3DA9">
        <w:rPr>
          <w:rFonts w:ascii="宋体" w:eastAsia="宋体" w:hAnsi="宋体" w:hint="eastAsia"/>
          <w:sz w:val="30"/>
          <w:szCs w:val="30"/>
        </w:rPr>
        <w:t>《雄牝城》：“城倍（背）名谷，无亢山其左</w:t>
      </w:r>
    </w:p>
    <w:sectPr w:rsidR="00BB6156" w:rsidRPr="001B3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C2"/>
    <w:rsid w:val="00015876"/>
    <w:rsid w:val="001B3DA9"/>
    <w:rsid w:val="00300D73"/>
    <w:rsid w:val="007B5DC9"/>
    <w:rsid w:val="00841BB4"/>
    <w:rsid w:val="00854E9D"/>
    <w:rsid w:val="00AC1CC8"/>
    <w:rsid w:val="00AD11C2"/>
    <w:rsid w:val="00BB6156"/>
    <w:rsid w:val="00E53F6A"/>
    <w:rsid w:val="00ED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B6E60"/>
  <w15:chartTrackingRefBased/>
  <w15:docId w15:val="{8135847E-9F21-433F-8B47-FAEF22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1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1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1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1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1C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1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1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1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11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11C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11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11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11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11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11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1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1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1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1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1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11C2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1B3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6</cp:revision>
  <dcterms:created xsi:type="dcterms:W3CDTF">2025-10-28T21:34:00Z</dcterms:created>
  <dcterms:modified xsi:type="dcterms:W3CDTF">2025-12-21T12:42:00Z</dcterms:modified>
</cp:coreProperties>
</file>